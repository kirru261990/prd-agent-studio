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numbering.xml" ContentType="application/vnd.openxmlformats-officedocument.wordprocessingml.numbering+xml"/>
  <Override PartName="/word/tasks.xml" ContentType="application/vnd.ms-office.documenttask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15E1E6" wp14:paraId="5BFF5A5D" wp14:textId="64C597B7">
      <w:pPr>
        <w:pStyle w:val="Normal"/>
        <w:suppressLineNumbers w:val="0"/>
        <w:bidi w:val="0"/>
        <w:spacing w:before="0" w:beforeAutospacing="off" w:after="60" w:afterAutospacing="off" w:line="279" w:lineRule="auto"/>
        <w:ind w:left="0" w:right="0"/>
        <w:jc w:val="center"/>
        <w:rPr>
          <w:rFonts w:ascii="Nunito" w:hAnsi="Nunito" w:eastAsia="Nunito" w:cs="Nunito"/>
          <w:b w:val="1"/>
          <w:bCs w:val="1"/>
          <w:i w:val="0"/>
          <w:iCs w:val="0"/>
          <w:strike w:val="0"/>
          <w:dstrike w:val="0"/>
          <w:noProof w:val="0"/>
          <w:color w:val="0000FF"/>
          <w:sz w:val="32"/>
          <w:szCs w:val="32"/>
          <w:u w:val="none"/>
          <w:lang w:val="en-US"/>
        </w:rPr>
      </w:pPr>
      <w:r w:rsidRPr="5615E1E6" w:rsidR="09B3AD84">
        <w:rPr>
          <w:rFonts w:ascii="Nunito" w:hAnsi="Nunito" w:eastAsia="Nunito" w:cs="Nunito"/>
          <w:b w:val="1"/>
          <w:bCs w:val="1"/>
          <w:i w:val="0"/>
          <w:iCs w:val="0"/>
          <w:strike w:val="0"/>
          <w:dstrike w:val="0"/>
          <w:noProof w:val="0"/>
          <w:color w:val="0000FF"/>
          <w:sz w:val="32"/>
          <w:szCs w:val="32"/>
          <w:u w:val="none"/>
          <w:lang w:val="en-US"/>
        </w:rPr>
        <w:t>Factiva Implementation in Zeta (Pixel)</w:t>
      </w:r>
    </w:p>
    <w:p xmlns:wp14="http://schemas.microsoft.com/office/word/2010/wordml" w:rsidP="5615E1E6" wp14:paraId="581518B1" wp14:textId="31BB4049">
      <w:pPr>
        <w:pStyle w:val="Heading1"/>
        <w:bidi w:val="0"/>
        <w:spacing w:before="400" w:beforeAutospacing="off" w:after="120" w:afterAutospacing="off"/>
        <w:rPr>
          <w:rFonts w:ascii="Nunito" w:hAnsi="Nunito" w:eastAsia="Nunito" w:cs="Nuni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615E1E6" w:rsidR="206066D5">
        <w:rPr>
          <w:rFonts w:ascii="Nunito" w:hAnsi="Nunito" w:eastAsia="Nunito" w:cs="Nunito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Document Summary 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095"/>
        <w:gridCol w:w="6835"/>
      </w:tblGrid>
      <w:tr w:rsidR="27897107" w:rsidTr="5615E1E6" w14:paraId="55ABCF08">
        <w:trPr>
          <w:trHeight w:val="300"/>
        </w:trPr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7897107" w:rsidP="5615E1E6" w:rsidRDefault="27897107" w14:paraId="101AE03B" w14:textId="34E75008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615E1E6" w:rsidR="2789710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Topic</w:t>
            </w:r>
          </w:p>
        </w:tc>
        <w:tc>
          <w:tcPr>
            <w:tcW w:w="68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0055283" w:rsidP="27897107" w:rsidRDefault="10055283" w14:paraId="71F99486" w14:textId="1ECD1721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</w:rPr>
            </w:pPr>
            <w:r w:rsidRPr="5615E1E6" w:rsidR="10055283">
              <w:rPr>
                <w:rFonts w:ascii="Nunito" w:hAnsi="Nunito" w:eastAsia="Nunito" w:cs="Nunito"/>
              </w:rPr>
              <w:t>Implementation of Factiva process for new &amp; existing Pixel Credit Card customer</w:t>
            </w:r>
          </w:p>
        </w:tc>
      </w:tr>
      <w:tr w:rsidR="27897107" w:rsidTr="5615E1E6" w14:paraId="59E6B727">
        <w:trPr>
          <w:trHeight w:val="300"/>
        </w:trPr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7897107" w:rsidP="5615E1E6" w:rsidRDefault="27897107" w14:paraId="1D274127" w14:textId="76E9789B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615E1E6" w:rsidR="2789710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Date of Creation</w:t>
            </w:r>
          </w:p>
        </w:tc>
        <w:tc>
          <w:tcPr>
            <w:tcW w:w="68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A90F528" w:rsidP="27897107" w:rsidRDefault="5A90F528" w14:paraId="11EDEA1F" w14:textId="3580E0F1">
            <w:pPr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5615E1E6" w:rsidR="5A90F528">
              <w:rPr>
                <w:rFonts w:ascii="Nunito" w:hAnsi="Nunito" w:eastAsia="Nunito" w:cs="Nunito"/>
                <w:sz w:val="22"/>
                <w:szCs w:val="22"/>
              </w:rPr>
              <w:t>August 11, 2025</w:t>
            </w:r>
          </w:p>
        </w:tc>
      </w:tr>
      <w:tr w:rsidR="27897107" w:rsidTr="5615E1E6" w14:paraId="6B3145CF">
        <w:trPr>
          <w:trHeight w:val="300"/>
        </w:trPr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7897107" w:rsidP="5615E1E6" w:rsidRDefault="27897107" w14:paraId="09796079" w14:textId="5C8F2161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615E1E6" w:rsidR="2789710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BRD Link</w:t>
            </w:r>
          </w:p>
        </w:tc>
        <w:tc>
          <w:tcPr>
            <w:tcW w:w="68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7897107" w:rsidP="27897107" w:rsidRDefault="27897107" w14:paraId="69D444B7" w14:textId="511F6388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</w:rPr>
            </w:pPr>
          </w:p>
        </w:tc>
      </w:tr>
      <w:tr w:rsidR="27897107" w:rsidTr="5615E1E6" w14:paraId="1DEB225F">
        <w:trPr>
          <w:trHeight w:val="300"/>
        </w:trPr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7897107" w:rsidP="5615E1E6" w:rsidRDefault="27897107" w14:paraId="577E3938" w14:textId="6068F236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615E1E6" w:rsidR="2789710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PRD Owners</w:t>
            </w:r>
          </w:p>
        </w:tc>
        <w:tc>
          <w:tcPr>
            <w:tcW w:w="68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2A21AAD" w:rsidP="27897107" w:rsidRDefault="32A21AAD" w14:paraId="38ECD091" w14:textId="1267562D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</w:rPr>
            </w:pPr>
            <w:commentRangeStart w:id="781040031"/>
            <w:r>
              <w:fldChar w:fldCharType="begin"/>
            </w:r>
            <w:r>
              <w:instrText xml:space="preserve"> HYPERLINK "mailto:prashantsing@zeta.tech"</w:instrText>
            </w:r>
            <w:bookmarkStart w:name="_@_CD533FDA1A7A4AB4BB9DF86C61FFC7B9Z" w:id="1870619273"/>
            <w:bookmarkStart w:name="_@_07E473D9DCFC422ABDD6FFC66C34DAAFZ" w:id="1955227729"/>
            <w:r>
              <w:fldChar w:fldCharType="separate"/>
            </w:r>
            <w:bookmarkEnd w:id="1870619273"/>
            <w:bookmarkEnd w:id="1955227729"/>
            <w:r w:rsidR="32A21AAD">
              <w:rPr>
                <w:rStyle w:val="Mention"/>
                <w:noProof/>
              </w:rPr>
              <w:t>@</w:t>
            </w:r>
            <w:r w:rsidR="27897107">
              <w:rPr>
                <w:rStyle w:val="Mention"/>
                <w:noProof/>
              </w:rPr>
              <w:t>Prashant Singh</w:t>
            </w:r>
            <w:commentRangeEnd w:id="781040031"/>
            <w:r>
              <w:rPr>
                <w:rStyle w:val="CommentReference"/>
              </w:rPr>
              <w:commentReference w:id="781040031"/>
            </w:r>
            <w:r>
              <w:fldChar w:fldCharType="end"/>
            </w:r>
            <w:r w:rsidRPr="5615E1E6" w:rsidR="27897107">
              <w:rPr>
                <w:rFonts w:ascii="Nunito" w:hAnsi="Nunito" w:eastAsia="Nunito" w:cs="Nunito"/>
              </w:rPr>
              <w:t xml:space="preserve"> </w:t>
            </w:r>
          </w:p>
        </w:tc>
      </w:tr>
      <w:tr w:rsidR="27897107" w:rsidTr="5615E1E6" w14:paraId="78C6741C">
        <w:trPr>
          <w:trHeight w:val="300"/>
        </w:trPr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7897107" w:rsidP="5615E1E6" w:rsidRDefault="27897107" w14:paraId="0E77AC65" w14:textId="5F6FF9E2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615E1E6" w:rsidR="2789710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Designers</w:t>
            </w:r>
          </w:p>
        </w:tc>
        <w:tc>
          <w:tcPr>
            <w:tcW w:w="68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7897107" w:rsidP="27897107" w:rsidRDefault="27897107" w14:paraId="021777E4" w14:textId="02BC89C5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</w:rPr>
            </w:pPr>
          </w:p>
        </w:tc>
      </w:tr>
    </w:tbl>
    <w:p xmlns:wp14="http://schemas.microsoft.com/office/word/2010/wordml" w:rsidP="27897107" wp14:paraId="6A4CCE6C" wp14:textId="6E805927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 xml:space="preserve">Document </w:t>
      </w: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Change</w:t>
      </w: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 xml:space="preserve"> History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560"/>
        <w:gridCol w:w="2563"/>
        <w:gridCol w:w="2110"/>
        <w:gridCol w:w="3254"/>
      </w:tblGrid>
      <w:tr w:rsidR="667CD036" w:rsidTr="42299633" w14:paraId="3633FE49">
        <w:trPr>
          <w:trHeight w:val="300"/>
        </w:trPr>
        <w:tc>
          <w:tcPr>
            <w:tcW w:w="1560" w:type="dxa"/>
            <w:tcMar/>
            <w:vAlign w:val="center"/>
          </w:tcPr>
          <w:p w:rsidR="667CD036" w:rsidP="27897107" w:rsidRDefault="667CD036" w14:paraId="732DFD5A" w14:textId="29C074C4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Version</w:t>
            </w:r>
          </w:p>
        </w:tc>
        <w:tc>
          <w:tcPr>
            <w:tcW w:w="2563" w:type="dxa"/>
            <w:tcMar/>
            <w:vAlign w:val="center"/>
          </w:tcPr>
          <w:p w:rsidR="667CD036" w:rsidP="27897107" w:rsidRDefault="667CD036" w14:paraId="3665A6B5" w14:textId="1BCD20E5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Review Date</w:t>
            </w:r>
          </w:p>
        </w:tc>
        <w:tc>
          <w:tcPr>
            <w:tcW w:w="2110" w:type="dxa"/>
            <w:tcMar/>
            <w:vAlign w:val="center"/>
          </w:tcPr>
          <w:p w:rsidR="667CD036" w:rsidP="27897107" w:rsidRDefault="667CD036" w14:paraId="34A7695F" w14:textId="0116445A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Reviewed By</w:t>
            </w:r>
          </w:p>
        </w:tc>
        <w:tc>
          <w:tcPr>
            <w:tcW w:w="3254" w:type="dxa"/>
            <w:tcMar/>
            <w:vAlign w:val="center"/>
          </w:tcPr>
          <w:p w:rsidR="667CD036" w:rsidP="27897107" w:rsidRDefault="667CD036" w14:paraId="313F7A49" w14:textId="7925D085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Comments</w:t>
            </w:r>
          </w:p>
        </w:tc>
      </w:tr>
      <w:tr w:rsidR="667CD036" w:rsidTr="42299633" w14:paraId="7C092096">
        <w:trPr>
          <w:trHeight w:val="300"/>
        </w:trPr>
        <w:tc>
          <w:tcPr>
            <w:tcW w:w="1560" w:type="dxa"/>
            <w:tcMar/>
            <w:vAlign w:val="center"/>
          </w:tcPr>
          <w:p w:rsidR="667CD036" w:rsidP="27897107" w:rsidRDefault="667CD036" w14:paraId="5760EB76" w14:textId="7399DB77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sz w:val="22"/>
                <w:szCs w:val="22"/>
              </w:rPr>
              <w:t>1.0</w:t>
            </w:r>
          </w:p>
        </w:tc>
        <w:tc>
          <w:tcPr>
            <w:tcW w:w="2563" w:type="dxa"/>
            <w:tcMar/>
            <w:vAlign w:val="center"/>
          </w:tcPr>
          <w:p w:rsidR="667CD036" w:rsidP="27897107" w:rsidRDefault="667CD036" w14:paraId="25A97B44" w14:textId="7BC059F3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sz w:val="22"/>
                <w:szCs w:val="22"/>
              </w:rPr>
              <w:t>August 11, 2025</w:t>
            </w:r>
          </w:p>
        </w:tc>
        <w:tc>
          <w:tcPr>
            <w:tcW w:w="2110" w:type="dxa"/>
            <w:tcMar/>
            <w:vAlign w:val="center"/>
          </w:tcPr>
          <w:p w:rsidR="667CD036" w:rsidP="27897107" w:rsidRDefault="667CD036" w14:paraId="56B43219" w14:textId="16CFF7AD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sz w:val="22"/>
                <w:szCs w:val="22"/>
              </w:rPr>
              <w:t>[To be filled]</w:t>
            </w:r>
          </w:p>
        </w:tc>
        <w:tc>
          <w:tcPr>
            <w:tcW w:w="3254" w:type="dxa"/>
            <w:tcMar/>
            <w:vAlign w:val="center"/>
          </w:tcPr>
          <w:p w:rsidR="667CD036" w:rsidP="27897107" w:rsidRDefault="667CD036" w14:paraId="52306D32" w14:textId="0B355322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sz w:val="22"/>
                <w:szCs w:val="22"/>
              </w:rPr>
              <w:t>Initial draft</w:t>
            </w:r>
          </w:p>
        </w:tc>
      </w:tr>
      <w:tr w:rsidR="42299633" w:rsidTr="42299633" w14:paraId="71DE2E8D">
        <w:trPr>
          <w:trHeight w:val="300"/>
        </w:trPr>
        <w:tc>
          <w:tcPr>
            <w:tcW w:w="1560" w:type="dxa"/>
            <w:tcMar/>
            <w:vAlign w:val="center"/>
          </w:tcPr>
          <w:p w:rsidR="3AAC8FDD" w:rsidP="42299633" w:rsidRDefault="3AAC8FDD" w14:paraId="6B0A20CE" w14:textId="56073BD7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  <w:r w:rsidRPr="42299633" w:rsidR="3AAC8FDD">
              <w:rPr>
                <w:rFonts w:ascii="Nunito" w:hAnsi="Nunito" w:eastAsia="Nunito" w:cs="Nunito"/>
                <w:sz w:val="22"/>
                <w:szCs w:val="22"/>
              </w:rPr>
              <w:t>1.1</w:t>
            </w:r>
          </w:p>
        </w:tc>
        <w:tc>
          <w:tcPr>
            <w:tcW w:w="2563" w:type="dxa"/>
            <w:tcMar/>
            <w:vAlign w:val="center"/>
          </w:tcPr>
          <w:p w:rsidR="42299633" w:rsidP="42299633" w:rsidRDefault="42299633" w14:paraId="0CE7A157" w14:textId="631CADDE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2110" w:type="dxa"/>
            <w:tcMar/>
            <w:vAlign w:val="center"/>
          </w:tcPr>
          <w:p w:rsidR="42299633" w:rsidP="42299633" w:rsidRDefault="42299633" w14:paraId="5DE71179" w14:textId="31F656DD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3254" w:type="dxa"/>
            <w:tcMar/>
            <w:vAlign w:val="center"/>
          </w:tcPr>
          <w:p w:rsidR="42299633" w:rsidP="42299633" w:rsidRDefault="42299633" w14:paraId="7B8F4C1A" w14:textId="631A5DBF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</w:p>
        </w:tc>
      </w:tr>
      <w:tr w:rsidR="42299633" w:rsidTr="42299633" w14:paraId="3ABAC417">
        <w:trPr>
          <w:trHeight w:val="300"/>
        </w:trPr>
        <w:tc>
          <w:tcPr>
            <w:tcW w:w="1560" w:type="dxa"/>
            <w:tcMar/>
            <w:vAlign w:val="center"/>
          </w:tcPr>
          <w:p w:rsidR="3AAC8FDD" w:rsidP="42299633" w:rsidRDefault="3AAC8FDD" w14:paraId="548077FC" w14:textId="5D165F94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  <w:r w:rsidRPr="42299633" w:rsidR="3AAC8FDD">
              <w:rPr>
                <w:rFonts w:ascii="Nunito" w:hAnsi="Nunito" w:eastAsia="Nunito" w:cs="Nunito"/>
                <w:sz w:val="22"/>
                <w:szCs w:val="22"/>
              </w:rPr>
              <w:t>1.2</w:t>
            </w:r>
          </w:p>
        </w:tc>
        <w:tc>
          <w:tcPr>
            <w:tcW w:w="2563" w:type="dxa"/>
            <w:tcMar/>
            <w:vAlign w:val="center"/>
          </w:tcPr>
          <w:p w:rsidR="3AAC8FDD" w:rsidP="42299633" w:rsidRDefault="3AAC8FDD" w14:paraId="33C9F2DC" w14:textId="2A426790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  <w:r w:rsidRPr="42299633" w:rsidR="3AAC8FDD">
              <w:rPr>
                <w:rFonts w:ascii="Nunito" w:hAnsi="Nunito" w:eastAsia="Nunito" w:cs="Nunito"/>
                <w:sz w:val="22"/>
                <w:szCs w:val="22"/>
              </w:rPr>
              <w:t>November 28, 2025</w:t>
            </w:r>
          </w:p>
        </w:tc>
        <w:tc>
          <w:tcPr>
            <w:tcW w:w="2110" w:type="dxa"/>
            <w:tcMar/>
            <w:vAlign w:val="center"/>
          </w:tcPr>
          <w:p w:rsidR="42299633" w:rsidP="42299633" w:rsidRDefault="42299633" w14:paraId="49AB2B48" w14:textId="17E44838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3254" w:type="dxa"/>
            <w:tcMar/>
            <w:vAlign w:val="center"/>
          </w:tcPr>
          <w:p w:rsidR="3AAC8FDD" w:rsidP="42299633" w:rsidRDefault="3AAC8FDD" w14:paraId="71091003" w14:textId="23765CD6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  <w:r w:rsidRPr="42299633" w:rsidR="3AAC8FDD">
              <w:rPr>
                <w:rFonts w:ascii="Nunito" w:hAnsi="Nunito" w:eastAsia="Nunito" w:cs="Nunito"/>
                <w:sz w:val="22"/>
                <w:szCs w:val="22"/>
              </w:rPr>
              <w:t>Updated information around output Factiva file shared</w:t>
            </w:r>
          </w:p>
        </w:tc>
      </w:tr>
    </w:tbl>
    <w:p xmlns:wp14="http://schemas.microsoft.com/office/word/2010/wordml" w:rsidP="27897107" wp14:paraId="00DCC0F8" wp14:textId="12606EF4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387806B2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Background</w:t>
      </w:r>
    </w:p>
    <w:p w:rsidR="21F51B8F" w:rsidP="387806B2" w:rsidRDefault="21F51B8F" w14:paraId="3F9CE12C" w14:textId="3021D698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387806B2" w:rsidR="21F51B8F">
        <w:rPr>
          <w:rFonts w:ascii="Nunito" w:hAnsi="Nunito" w:eastAsia="Nunito" w:cs="Nunito"/>
          <w:noProof w:val="0"/>
          <w:sz w:val="22"/>
          <w:szCs w:val="22"/>
          <w:lang w:val="en-US"/>
        </w:rPr>
        <w:t>Zeta will enable HDFC Bank Pixel Credit Cards to systematically capture and screen customers against PEP (Politically Exposed Persons) and negative lists through Factiva.</w:t>
      </w:r>
    </w:p>
    <w:p w:rsidR="21F51B8F" w:rsidP="387806B2" w:rsidRDefault="21F51B8F" w14:paraId="22F3FF88" w14:textId="60300992">
      <w:pPr>
        <w:pStyle w:val="Normal"/>
        <w:bidi w:val="0"/>
        <w:spacing w:before="240" w:beforeAutospacing="off" w:after="240" w:afterAutospacing="off"/>
      </w:pPr>
      <w:r w:rsidRPr="387806B2" w:rsidR="21F51B8F">
        <w:rPr>
          <w:rFonts w:ascii="Nunito" w:hAnsi="Nunito" w:eastAsia="Nunito" w:cs="Nunito"/>
          <w:noProof w:val="0"/>
          <w:sz w:val="22"/>
          <w:szCs w:val="22"/>
          <w:lang w:val="en-US"/>
        </w:rPr>
        <w:t>This initiative will ensure comprehensive compliance coverage for Pixel card customers, proactively mitigating regulatory risks and enhancing due diligence through automated, accurate, and timely screening.</w:t>
      </w:r>
    </w:p>
    <w:p xmlns:wp14="http://schemas.microsoft.com/office/word/2010/wordml" w:rsidP="27897107" wp14:paraId="2378B701" wp14:textId="7B7C6B90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4B30525D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The Factiva Application is a screening system that checks </w:t>
      </w:r>
      <w:r w:rsidRPr="4B30525D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Bank's</w:t>
      </w:r>
      <w:r w:rsidRPr="4B30525D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</w:t>
      </w:r>
      <w:del w:author="Karthik Raman" w:date="2025-12-01T04:57:21.861Z" w:id="1828900399">
        <w:r w:rsidRPr="4B30525D" w:rsidDel="264381D1">
          <w:rPr>
            <w:rFonts w:ascii="Nunito" w:hAnsi="Nunito" w:eastAsia="Nunito" w:cs="Nunito"/>
            <w:noProof w:val="0"/>
            <w:sz w:val="22"/>
            <w:szCs w:val="22"/>
            <w:lang w:val="en-US"/>
          </w:rPr>
          <w:delText>existing</w:delText>
        </w:r>
        <w:r w:rsidRPr="4B30525D" w:rsidDel="264381D1">
          <w:rPr>
            <w:rFonts w:ascii="Nunito" w:hAnsi="Nunito" w:eastAsia="Nunito" w:cs="Nunito"/>
            <w:noProof w:val="0"/>
            <w:sz w:val="22"/>
            <w:szCs w:val="22"/>
            <w:lang w:val="en-US"/>
          </w:rPr>
          <w:delText xml:space="preserve"> and</w:delText>
        </w:r>
      </w:del>
      <w:ins w:author="Karthik Raman" w:date="2025-12-01T04:57:21.863Z" w:id="33226105">
        <w:r w:rsidRPr="4B30525D" w:rsidR="2574E78A">
          <w:rPr>
            <w:rFonts w:ascii="Nunito" w:hAnsi="Nunito" w:eastAsia="Nunito" w:cs="Nunito"/>
            <w:noProof w:val="0"/>
            <w:sz w:val="22"/>
            <w:szCs w:val="22"/>
            <w:lang w:val="en-US"/>
          </w:rPr>
          <w:t>existing</w:t>
        </w:r>
      </w:ins>
      <w:r w:rsidRPr="4B30525D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potential customers against negative lists. For regulatory compliance and risk management, all Pixel credit card customers need to be screened through this system, and </w:t>
      </w:r>
      <w:r w:rsidRPr="4B30525D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appropriate actions</w:t>
      </w:r>
      <w:r w:rsidRPr="4B30525D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need to be taken for flagged customers.</w:t>
      </w:r>
    </w:p>
    <w:p xmlns:wp14="http://schemas.microsoft.com/office/word/2010/wordml" w:rsidP="27897107" wp14:paraId="747602CD" wp14:textId="36E40DEC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This initiative will implement an automated process to:</w:t>
      </w:r>
    </w:p>
    <w:p xmlns:wp14="http://schemas.microsoft.com/office/word/2010/wordml" w:rsidP="27897107" wp14:paraId="6C19B181" wp14:textId="08996CD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Screen all existing Pixel credit card customers (one-time full dump)</w:t>
      </w:r>
    </w:p>
    <w:p xmlns:wp14="http://schemas.microsoft.com/office/word/2010/wordml" w:rsidP="27897107" wp14:paraId="4607ED48" wp14:textId="4F241FB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Screen new Pixel customers and demographic changes (daily incremental)</w:t>
      </w:r>
    </w:p>
    <w:p xmlns:wp14="http://schemas.microsoft.com/office/word/2010/wordml" w:rsidP="27897107" wp14:paraId="52DD1F0A" wp14:textId="0474AC8D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42299633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Tag customers as </w:t>
      </w:r>
      <w:r w:rsidRPr="42299633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PEP</w:t>
      </w:r>
      <w:r w:rsidRPr="42299633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/Negative list based on Factiva output</w:t>
      </w:r>
      <w:r w:rsidRPr="42299633" w:rsidR="16FD6595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&amp; show them on support center</w:t>
      </w:r>
    </w:p>
    <w:p xmlns:wp14="http://schemas.microsoft.com/office/word/2010/wordml" w:rsidP="27897107" wp14:paraId="15E68C7C" wp14:textId="5245A04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Block flagged customers and send </w:t>
      </w: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appropriate communications</w:t>
      </w:r>
    </w:p>
    <w:p xmlns:wp14="http://schemas.microsoft.com/office/word/2010/wordml" w:rsidP="27897107" wp14:paraId="65C368B2" wp14:textId="5FB9F7D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commentRangeStart w:id="1804326424"/>
      <w:commentRangeStart w:id="132494590"/>
      <w:r w:rsidRPr="387806B2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Provide support center functionality for block removal</w:t>
      </w:r>
      <w:commentRangeEnd w:id="1804326424"/>
      <w:r>
        <w:rPr>
          <w:rStyle w:val="CommentReference"/>
        </w:rPr>
        <w:commentReference w:id="1804326424"/>
      </w:r>
      <w:commentRangeEnd w:id="132494590"/>
      <w:r>
        <w:rPr>
          <w:rStyle w:val="CommentReference"/>
        </w:rPr>
        <w:commentReference w:id="132494590"/>
      </w:r>
    </w:p>
    <w:p xmlns:wp14="http://schemas.microsoft.com/office/word/2010/wordml" w:rsidP="27897107" wp14:paraId="41B89159" wp14:textId="3928DD61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Business Construct</w:t>
      </w:r>
    </w:p>
    <w:p xmlns:wp14="http://schemas.microsoft.com/office/word/2010/wordml" w:rsidP="27897107" wp14:paraId="2D59115E" wp14:textId="2473DD40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4A44519E" w:rsidR="264381D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Problem Statement:</w:t>
      </w:r>
      <w:r w:rsidRPr="4A44519E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HDFC</w:t>
      </w:r>
      <w:r w:rsidRPr="4A44519E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Bank</w:t>
      </w:r>
      <w:r w:rsidRPr="4A44519E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Pixel Credit</w:t>
      </w:r>
      <w:r w:rsidRPr="4A44519E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C</w:t>
      </w:r>
      <w:r w:rsidRPr="4A44519E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ards currently has no process to </w:t>
      </w:r>
      <w:r w:rsidRPr="4A44519E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identify</w:t>
      </w:r>
      <w:r w:rsidRPr="4A44519E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customers who are PEP or on negative lists, creating compliance and regulatory risks specifically for the Pixel card portfolio.</w:t>
      </w:r>
    </w:p>
    <w:p xmlns:wp14="http://schemas.microsoft.com/office/word/2010/wordml" w:rsidP="27897107" wp14:paraId="1FDD01D0" wp14:textId="38D7BFE0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Solution:</w:t>
      </w: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Implement automated Factiva integration to screen Pixel card customers, tag flagged profiles, block cards when necessary, and provide </w:t>
      </w: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appropriate customer</w:t>
      </w: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communication and support processes.</w:t>
      </w:r>
    </w:p>
    <w:p xmlns:wp14="http://schemas.microsoft.com/office/word/2010/wordml" w:rsidP="27897107" wp14:paraId="13E638FF" wp14:textId="7734DE3B">
      <w:p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Business Impact:</w:t>
      </w:r>
    </w:p>
    <w:p xmlns:wp14="http://schemas.microsoft.com/office/word/2010/wordml" w:rsidP="27897107" wp14:paraId="39B68320" wp14:textId="1CF098A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Enhanced regulatory compliance</w:t>
      </w:r>
    </w:p>
    <w:p xmlns:wp14="http://schemas.microsoft.com/office/word/2010/wordml" w:rsidP="27897107" wp14:paraId="0951BAB8" wp14:textId="261BE16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Reduced risk exposure</w:t>
      </w:r>
    </w:p>
    <w:p xmlns:wp14="http://schemas.microsoft.com/office/word/2010/wordml" w:rsidP="27897107" wp14:paraId="704D6A55" wp14:textId="5B3962F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Automated screening process reducing manual effort</w:t>
      </w:r>
    </w:p>
    <w:p xmlns:wp14="http://schemas.microsoft.com/office/word/2010/wordml" w:rsidP="27897107" wp14:paraId="09D76B11" wp14:textId="46BFB9F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Improved audit trail and reporting</w:t>
      </w:r>
    </w:p>
    <w:p xmlns:wp14="http://schemas.microsoft.com/office/word/2010/wordml" w:rsidP="27897107" wp14:paraId="0EB3D962" wp14:textId="3763FCC9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Success Metrics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3840"/>
        <w:gridCol w:w="5295"/>
      </w:tblGrid>
      <w:tr w:rsidR="667CD036" w:rsidTr="5615E1E6" w14:paraId="1FE9ADD2">
        <w:trPr>
          <w:trHeight w:val="300"/>
        </w:trPr>
        <w:tc>
          <w:tcPr>
            <w:tcW w:w="38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0610D8BF" w14:textId="2E781F53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Business Metrics</w:t>
            </w:r>
          </w:p>
        </w:tc>
        <w:tc>
          <w:tcPr>
            <w:tcW w:w="52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0A0CA1E2" w14:textId="3B7F6B23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Product Metrics</w:t>
            </w:r>
          </w:p>
        </w:tc>
      </w:tr>
      <w:tr w:rsidR="667CD036" w:rsidTr="5615E1E6" w14:paraId="025D8E0B">
        <w:trPr>
          <w:trHeight w:val="300"/>
        </w:trPr>
        <w:tc>
          <w:tcPr>
            <w:tcW w:w="38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27AD2B2A" w14:textId="0EBC4731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L1</w:t>
            </w:r>
          </w:p>
        </w:tc>
        <w:tc>
          <w:tcPr>
            <w:tcW w:w="52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6BF60BFD" w14:textId="3AD42EF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667CD036" w:rsidTr="5615E1E6" w14:paraId="359F9CF4">
        <w:trPr>
          <w:trHeight w:val="300"/>
        </w:trPr>
        <w:tc>
          <w:tcPr>
            <w:tcW w:w="38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2ACB4B69" w14:textId="718674BA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• 100% customer screening coverage</w:t>
            </w:r>
          </w:p>
        </w:tc>
        <w:tc>
          <w:tcPr>
            <w:tcW w:w="52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2D7559A1" w14:textId="3638CB73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667CD036" w:rsidTr="5615E1E6" w14:paraId="635B6D48">
        <w:trPr>
          <w:trHeight w:val="300"/>
        </w:trPr>
        <w:tc>
          <w:tcPr>
            <w:tcW w:w="38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7BE8F753" w14:textId="42782B16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• Zero regulatory compliance gaps</w:t>
            </w:r>
          </w:p>
        </w:tc>
        <w:tc>
          <w:tcPr>
            <w:tcW w:w="52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3C066BEF" w14:textId="1113A910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• Same-day processing of Factiva output files</w:t>
            </w:r>
          </w:p>
        </w:tc>
      </w:tr>
      <w:tr w:rsidR="667CD036" w:rsidTr="5615E1E6" w14:paraId="316212CF">
        <w:trPr>
          <w:trHeight w:val="300"/>
        </w:trPr>
        <w:tc>
          <w:tcPr>
            <w:tcW w:w="38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4C6CBCCA" w14:textId="6CF263F3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• Reduced manual screening effort</w:t>
            </w:r>
          </w:p>
        </w:tc>
        <w:tc>
          <w:tcPr>
            <w:tcW w:w="52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09E689D9" w14:textId="7C88D465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• T+1 customer communication for blocked cards</w:t>
            </w:r>
          </w:p>
        </w:tc>
      </w:tr>
    </w:tbl>
    <w:p xmlns:wp14="http://schemas.microsoft.com/office/word/2010/wordml" w:rsidP="27897107" wp14:paraId="1A80E1E9" wp14:textId="185F1AA1">
      <w:pPr>
        <w:pStyle w:val="Normal"/>
        <w:bidi w:val="0"/>
        <w:rPr>
          <w:rFonts w:ascii="Nunito" w:hAnsi="Nunito" w:eastAsia="Nunito" w:cs="Nunito"/>
          <w:noProof w:val="0"/>
          <w:sz w:val="22"/>
          <w:szCs w:val="22"/>
          <w:lang w:val="en-US"/>
        </w:rPr>
      </w:pPr>
    </w:p>
    <w:p xmlns:wp14="http://schemas.microsoft.com/office/word/2010/wordml" w:rsidP="27897107" wp14:paraId="6408582E" wp14:textId="5B55A33B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User Personas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340"/>
        <w:gridCol w:w="3735"/>
        <w:gridCol w:w="3240"/>
      </w:tblGrid>
      <w:tr w:rsidR="667CD036" w:rsidTr="42299633" w14:paraId="7BD81895">
        <w:trPr>
          <w:trHeight w:val="300"/>
        </w:trPr>
        <w:tc>
          <w:tcPr>
            <w:tcW w:w="23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004DB9B6" w14:textId="60763718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Persona</w:t>
            </w:r>
          </w:p>
        </w:tc>
        <w:tc>
          <w:tcPr>
            <w:tcW w:w="37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2015CB47" w14:textId="60A3CBA1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2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0B3A705F" w14:textId="64CA62B7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Needs &amp; Pains</w:t>
            </w:r>
          </w:p>
        </w:tc>
      </w:tr>
      <w:tr w:rsidR="667CD036" w:rsidTr="42299633" w14:paraId="720FEF56">
        <w:trPr>
          <w:trHeight w:val="300"/>
        </w:trPr>
        <w:tc>
          <w:tcPr>
            <w:tcW w:w="23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472948B7" w14:textId="31CDCBAA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Credit Card Customers</w:t>
            </w:r>
          </w:p>
        </w:tc>
        <w:tc>
          <w:tcPr>
            <w:tcW w:w="37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3F146F79" w14:textId="661BC449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Existing and new HDFC Bank Pixel credit card holders who may be subject to Factiva screening</w:t>
            </w:r>
          </w:p>
        </w:tc>
        <w:tc>
          <w:tcPr>
            <w:tcW w:w="32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199FBFE1" w14:textId="0B83556D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• Need transparency about account blocks</w:t>
            </w:r>
          </w:p>
          <w:p w:rsidR="667CD036" w:rsidP="5615E1E6" w:rsidRDefault="667CD036" w14:paraId="0EC945AC" w14:textId="0068F8B3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• Quick resolution process</w:t>
            </w:r>
          </w:p>
          <w:p w:rsidR="667CD036" w:rsidP="5615E1E6" w:rsidRDefault="667CD036" w14:paraId="371B5616" w14:textId="5D9ED196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• Clear communication about next steps</w:t>
            </w:r>
          </w:p>
        </w:tc>
      </w:tr>
      <w:tr w:rsidR="667CD036" w:rsidTr="42299633" w14:paraId="459A9099">
        <w:trPr>
          <w:trHeight w:val="300"/>
        </w:trPr>
        <w:tc>
          <w:tcPr>
            <w:tcW w:w="23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32717375" w14:textId="7DC6B106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Support Center Agents</w:t>
            </w:r>
          </w:p>
        </w:tc>
        <w:tc>
          <w:tcPr>
            <w:tcW w:w="37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1A1AC1AB" w14:textId="7C661B20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Customer service representatives handling blocked card inquiries</w:t>
            </w:r>
          </w:p>
        </w:tc>
        <w:tc>
          <w:tcPr>
            <w:tcW w:w="32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75D1994C" w14:textId="56855BE3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• Clear visibility into block reasons</w:t>
            </w:r>
          </w:p>
          <w:p w:rsidR="667CD036" w:rsidP="5615E1E6" w:rsidRDefault="667CD036" w14:paraId="0E22B19B" w14:textId="6A2EEBF3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• Easy block removal process</w:t>
            </w:r>
          </w:p>
          <w:p w:rsidR="667CD036" w:rsidP="5615E1E6" w:rsidRDefault="667CD036" w14:paraId="25242EB1" w14:textId="6F11EDCC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• Standard operating procedures</w:t>
            </w:r>
          </w:p>
        </w:tc>
      </w:tr>
      <w:tr w:rsidR="667CD036" w:rsidTr="42299633" w14:paraId="629476AA">
        <w:trPr>
          <w:trHeight w:val="300"/>
        </w:trPr>
        <w:tc>
          <w:tcPr>
            <w:tcW w:w="23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5615E1E6" w:rsidRDefault="667CD036" w14:paraId="2ED551EF" w14:textId="09CABE8C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Operations Team</w:t>
            </w:r>
          </w:p>
        </w:tc>
        <w:tc>
          <w:tcPr>
            <w:tcW w:w="373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4A44519E" w:rsidRDefault="667CD036" w14:paraId="078E374E" w14:textId="0C2C41A0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A44519E" w:rsidR="28CB852A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Zeta’s </w:t>
            </w:r>
            <w:r w:rsidRPr="4A44519E" w:rsidR="6A9138E5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operations staff managing the </w:t>
            </w:r>
            <w:r w:rsidRPr="4A44519E" w:rsidR="1FC01159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manual </w:t>
            </w:r>
            <w:r w:rsidRPr="4A44519E" w:rsidR="6A9138E5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process</w:t>
            </w:r>
          </w:p>
        </w:tc>
        <w:tc>
          <w:tcPr>
            <w:tcW w:w="32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667CD036" w:rsidP="42299633" w:rsidRDefault="667CD036" w14:paraId="3FA24AD1" w14:textId="3228E1AD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commentRangeStart w:id="1893742523"/>
            <w:r w:rsidRPr="42299633" w:rsidR="5217FB9E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•</w:t>
            </w:r>
            <w:r w:rsidRPr="42299633" w:rsidR="5217FB9E">
              <w:rPr>
                <w:rFonts w:ascii="Nunito" w:hAnsi="Nunito" w:eastAsia="Nunito" w:cs="Nunit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Exception handling procedures</w:t>
            </w:r>
            <w:commentRangeEnd w:id="1893742523"/>
            <w:r>
              <w:rPr>
                <w:rStyle w:val="CommentReference"/>
              </w:rPr>
              <w:commentReference w:id="1893742523"/>
            </w:r>
          </w:p>
        </w:tc>
      </w:tr>
    </w:tbl>
    <w:p xmlns:wp14="http://schemas.microsoft.com/office/word/2010/wordml" w:rsidP="27897107" wp14:paraId="41166980" wp14:textId="0A460E33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Scope/Phasing</w:t>
      </w:r>
    </w:p>
    <w:p xmlns:wp14="http://schemas.microsoft.com/office/word/2010/wordml" w:rsidP="27897107" wp14:paraId="0377D4E7" wp14:textId="439AA098">
      <w:p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8"/>
          <w:szCs w:val="28"/>
          <w:lang w:val="en-US"/>
        </w:rPr>
      </w:pPr>
      <w:commentRangeStart w:id="841743774"/>
      <w:r w:rsidRPr="4B30525D" w:rsidR="264381D1">
        <w:rPr>
          <w:rFonts w:ascii="Nunito" w:hAnsi="Nunito" w:eastAsia="Nunito" w:cs="Nunito"/>
          <w:b w:val="1"/>
          <w:bCs w:val="1"/>
          <w:noProof w:val="0"/>
          <w:sz w:val="28"/>
          <w:szCs w:val="28"/>
          <w:lang w:val="en-US"/>
        </w:rPr>
        <w:t>Zeta (Include what Zeta needs to deliver)</w:t>
      </w:r>
      <w:commentRangeEnd w:id="841743774"/>
      <w:r>
        <w:rPr>
          <w:rStyle w:val="CommentReference"/>
        </w:rPr>
        <w:commentReference w:id="841743774"/>
      </w:r>
    </w:p>
    <w:p xmlns:wp14="http://schemas.microsoft.com/office/word/2010/wordml" w:rsidP="053B87FF" wp14:paraId="650BAD80" wp14:textId="0A79F33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Nunito" w:hAnsi="Nunito" w:eastAsia="Nunito" w:cs="Nunito"/>
          <w:strike w:val="1"/>
          <w:noProof w:val="0"/>
          <w:sz w:val="22"/>
          <w:szCs w:val="22"/>
          <w:lang w:val="en-US"/>
        </w:rPr>
      </w:pPr>
      <w:r w:rsidRPr="053B87FF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Consume Factiva and Reverse Factiva output files via SFTP </w:t>
      </w:r>
      <w:r w:rsidRPr="053B87FF" w:rsidR="264381D1">
        <w:rPr>
          <w:rFonts w:ascii="Nunito" w:hAnsi="Nunito" w:eastAsia="Nunito" w:cs="Nunito"/>
          <w:strike w:val="0"/>
          <w:dstrike w:val="0"/>
          <w:noProof w:val="0"/>
          <w:sz w:val="22"/>
          <w:szCs w:val="22"/>
          <w:lang w:val="en-US"/>
        </w:rPr>
        <w:t xml:space="preserve">with </w:t>
      </w:r>
      <w:r w:rsidRPr="053B87FF" w:rsidR="264381D1">
        <w:rPr>
          <w:rFonts w:ascii="Nunito" w:hAnsi="Nunito" w:eastAsia="Nunito" w:cs="Nunito"/>
          <w:strike w:val="0"/>
          <w:dstrike w:val="0"/>
          <w:noProof w:val="0"/>
          <w:sz w:val="22"/>
          <w:szCs w:val="22"/>
          <w:lang w:val="en-US"/>
        </w:rPr>
        <w:t xml:space="preserve">sequential </w:t>
      </w:r>
      <w:r w:rsidRPr="053B87FF" w:rsidR="264381D1">
        <w:rPr>
          <w:rFonts w:ascii="Nunito" w:hAnsi="Nunito" w:eastAsia="Nunito" w:cs="Nunito"/>
          <w:strike w:val="0"/>
          <w:dstrike w:val="0"/>
          <w:noProof w:val="0"/>
          <w:sz w:val="22"/>
          <w:szCs w:val="22"/>
          <w:lang w:val="en-US"/>
        </w:rPr>
        <w:t xml:space="preserve">processing </w:t>
      </w:r>
      <w:r w:rsidRPr="053B87FF" w:rsidR="264381D1">
        <w:rPr>
          <w:rFonts w:ascii="Nunito" w:hAnsi="Nunito" w:eastAsia="Nunito" w:cs="Nunito"/>
          <w:strike w:val="0"/>
          <w:dstrike w:val="0"/>
          <w:noProof w:val="0"/>
          <w:sz w:val="22"/>
          <w:szCs w:val="22"/>
          <w:lang w:val="en-US"/>
        </w:rPr>
        <w:t>(Factiva first, then Reverse Factiva)</w:t>
      </w:r>
    </w:p>
    <w:p w:rsidR="20FB30D1" w:rsidP="42299633" w:rsidRDefault="20FB30D1" w14:paraId="1BE49B4C" w14:textId="0D36D3E5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42299633" w:rsidR="20FB30D1">
        <w:rPr>
          <w:rFonts w:ascii="Nunito" w:hAnsi="Nunito" w:eastAsia="Nunito" w:cs="Nunito"/>
          <w:noProof w:val="0"/>
          <w:sz w:val="22"/>
          <w:szCs w:val="22"/>
          <w:lang w:val="en-US"/>
        </w:rPr>
        <w:t>In case sequential processing is not possible, keep a gap of 30 mins between Factiva consumption followed by Reverse Factiva</w:t>
      </w:r>
    </w:p>
    <w:p w:rsidR="42299633" w:rsidP="42299633" w:rsidRDefault="42299633" w14:paraId="4E021D02" w14:textId="64E6F3F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</w:p>
    <w:p xmlns:wp14="http://schemas.microsoft.com/office/word/2010/wordml" w:rsidP="27897107" wp14:paraId="4F188477" wp14:textId="043E1CF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commentRangeStart w:id="758996071"/>
      <w:r w:rsidRPr="328282FB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Implement dual file processing logic: if same AAN found in both files, Reverse Factiva output overwrites Factiva output</w:t>
      </w:r>
      <w:commentRangeEnd w:id="758996071"/>
      <w:r>
        <w:rPr>
          <w:rStyle w:val="CommentReference"/>
        </w:rPr>
        <w:commentReference w:id="758996071"/>
      </w:r>
    </w:p>
    <w:p xmlns:wp14="http://schemas.microsoft.com/office/word/2010/wordml" w:rsidP="27897107" wp14:paraId="45825BE5" wp14:textId="4A9528F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Create 3 new fields in customer database stored at account level in PONTUS DB, visible in Support Center</w:t>
      </w:r>
    </w:p>
    <w:p xmlns:wp14="http://schemas.microsoft.com/office/word/2010/wordml" w:rsidP="27897107" wp14:paraId="5148EA55" wp14:textId="4BE64108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0302E925">
        <w:rPr>
          <w:rFonts w:ascii="Nunito" w:hAnsi="Nunito" w:eastAsia="Nunito" w:cs="Nunito"/>
          <w:noProof w:val="0"/>
          <w:sz w:val="22"/>
          <w:szCs w:val="22"/>
          <w:lang w:val="en-US"/>
        </w:rPr>
        <w:t>Field 1 - “</w:t>
      </w:r>
      <w:r w:rsidRPr="5615E1E6" w:rsidR="0302E925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Factiva Match</w:t>
      </w:r>
      <w:r w:rsidRPr="5615E1E6" w:rsidR="0302E925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”:  </w:t>
      </w:r>
      <w:r w:rsidRPr="5615E1E6" w:rsidR="0302E925">
        <w:rPr>
          <w:rFonts w:ascii="Nunito" w:hAnsi="Nunito" w:eastAsia="Nunito" w:cs="Nunito"/>
          <w:noProof w:val="0"/>
          <w:sz w:val="22"/>
          <w:szCs w:val="22"/>
          <w:lang w:val="en-US"/>
        </w:rPr>
        <w:t>Possible values</w:t>
      </w:r>
      <w:r w:rsidRPr="5615E1E6" w:rsidR="0302E925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– </w:t>
      </w:r>
      <w:r w:rsidRPr="5615E1E6" w:rsidR="0302E925">
        <w:rPr>
          <w:rFonts w:ascii="Nunito" w:hAnsi="Nunito" w:eastAsia="Nunito" w:cs="Nunito"/>
          <w:noProof w:val="0"/>
          <w:sz w:val="22"/>
          <w:szCs w:val="22"/>
          <w:lang w:val="en-US"/>
        </w:rPr>
        <w:t>i</w:t>
      </w:r>
      <w:r w:rsidRPr="5615E1E6" w:rsidR="0302E925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) Y ii) N  </w:t>
      </w:r>
    </w:p>
    <w:p xmlns:wp14="http://schemas.microsoft.com/office/word/2010/wordml" w:rsidP="27897107" wp14:paraId="2CE984A4" wp14:textId="0EB9C7C2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0302E925">
        <w:rPr>
          <w:rFonts w:ascii="Nunito" w:hAnsi="Nunito" w:eastAsia="Nunito" w:cs="Nunito"/>
          <w:noProof w:val="0"/>
          <w:sz w:val="22"/>
          <w:szCs w:val="22"/>
          <w:lang w:val="en-US"/>
        </w:rPr>
        <w:t>Field 2 - “</w:t>
      </w:r>
      <w:r w:rsidRPr="5615E1E6" w:rsidR="0302E925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Factiva</w:t>
      </w:r>
      <w:r w:rsidRPr="5615E1E6" w:rsidR="0302E925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”: </w:t>
      </w:r>
      <w:r w:rsidRPr="5615E1E6" w:rsidR="0302E925">
        <w:rPr>
          <w:rFonts w:ascii="Nunito" w:hAnsi="Nunito" w:eastAsia="Nunito" w:cs="Nunito"/>
          <w:noProof w:val="0"/>
          <w:sz w:val="22"/>
          <w:szCs w:val="22"/>
          <w:lang w:val="en-US"/>
        </w:rPr>
        <w:t>Possible values</w:t>
      </w:r>
      <w:r w:rsidRPr="5615E1E6" w:rsidR="0302E925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Factiva/PEP/Neg List/No    </w:t>
      </w:r>
    </w:p>
    <w:p xmlns:wp14="http://schemas.microsoft.com/office/word/2010/wordml" w:rsidP="27897107" wp14:paraId="73B215CD" wp14:textId="6B45246B">
      <w:pPr>
        <w:pStyle w:val="ListParagraph"/>
        <w:numPr>
          <w:ilvl w:val="1"/>
          <w:numId w:val="4"/>
        </w:numPr>
        <w:bidi w:val="0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0302E925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Field 3 - </w:t>
      </w:r>
      <w:r w:rsidRPr="5615E1E6" w:rsidR="0302E925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Date of Match</w:t>
      </w:r>
      <w:r w:rsidRPr="5615E1E6" w:rsidR="0302E925">
        <w:rPr>
          <w:rFonts w:ascii="Nunito" w:hAnsi="Nunito" w:eastAsia="Nunito" w:cs="Nunito"/>
          <w:noProof w:val="0"/>
          <w:sz w:val="22"/>
          <w:szCs w:val="22"/>
          <w:lang w:val="en-US"/>
        </w:rPr>
        <w:t>: DDMMYYYY</w:t>
      </w:r>
    </w:p>
    <w:p xmlns:wp14="http://schemas.microsoft.com/office/word/2010/wordml" w:rsidP="4A44519E" wp14:paraId="4198CA72" wp14:textId="3D2E1A0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4"/>
          <w:szCs w:val="24"/>
          <w:lang w:val="en-US"/>
        </w:rPr>
      </w:pPr>
      <w:r w:rsidRPr="735A1AC2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Implement existing </w:t>
      </w:r>
      <w:r w:rsidRPr="735A1AC2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T</w:t>
      </w:r>
      <w:r w:rsidRPr="735A1AC2" w:rsidR="1E1BBD9A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2 </w:t>
      </w:r>
      <w:r w:rsidRPr="735A1AC2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block functionality for flagged customers </w:t>
      </w:r>
    </w:p>
    <w:p xmlns:wp14="http://schemas.microsoft.com/office/word/2010/wordml" w:rsidP="4A44519E" wp14:paraId="0A97A7D4" wp14:textId="445D70C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4"/>
          <w:szCs w:val="24"/>
          <w:lang w:val="en-US"/>
        </w:rPr>
      </w:pPr>
      <w:commentRangeStart w:id="2099198154"/>
      <w:commentRangeStart w:id="877898273"/>
      <w:r w:rsidRPr="387806B2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Develop customer communication system (SMS, WhatsApp, Email) within T+1 timeline</w:t>
      </w:r>
      <w:commentRangeEnd w:id="2099198154"/>
      <w:r>
        <w:rPr>
          <w:rStyle w:val="CommentReference"/>
        </w:rPr>
        <w:commentReference w:id="2099198154"/>
      </w:r>
      <w:commentRangeEnd w:id="877898273"/>
      <w:r>
        <w:rPr>
          <w:rStyle w:val="CommentReference"/>
        </w:rPr>
        <w:commentReference w:id="877898273"/>
      </w:r>
    </w:p>
    <w:p xmlns:wp14="http://schemas.microsoft.com/office/word/2010/wordml" w:rsidP="27897107" wp14:paraId="3800B69C" wp14:textId="77B8155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Build reporting mechanism for processed records with specified format</w:t>
      </w:r>
    </w:p>
    <w:p xmlns:wp14="http://schemas.microsoft.com/office/word/2010/wordml" w:rsidP="27897107" wp14:paraId="53591808" wp14:textId="430ECE4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commentRangeStart w:id="957397341"/>
      <w:commentRangeStart w:id="1314223643"/>
      <w:r w:rsidRPr="387806B2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Create support center block removal/reversal functionality</w:t>
      </w:r>
      <w:commentRangeEnd w:id="957397341"/>
      <w:r>
        <w:rPr>
          <w:rStyle w:val="CommentReference"/>
        </w:rPr>
        <w:commentReference w:id="957397341"/>
      </w:r>
      <w:commentRangeEnd w:id="1314223643"/>
      <w:r>
        <w:rPr>
          <w:rStyle w:val="CommentReference"/>
        </w:rPr>
        <w:commentReference w:id="1314223643"/>
      </w:r>
    </w:p>
    <w:p xmlns:wp14="http://schemas.microsoft.com/office/word/2010/wordml" w:rsidP="27897107" wp14:paraId="31BA2D07" wp14:textId="739C855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Implement comprehensive audit trail for all Factiva-related changes (all output report fields available in Support Center audit section)</w:t>
      </w:r>
    </w:p>
    <w:p xmlns:wp14="http://schemas.microsoft.com/office/word/2010/wordml" w:rsidP="27897107" wp14:paraId="71CCCCBE" wp14:textId="5B2608E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Handle archived record processing logic (reject only if tag value is same, process if tag value changes)</w:t>
      </w:r>
    </w:p>
    <w:p xmlns:wp14="http://schemas.microsoft.com/office/word/2010/wordml" w:rsidP="27897107" wp14:paraId="4B1E8A20" wp14:textId="29DA6527">
      <w:p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8"/>
          <w:szCs w:val="28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28"/>
          <w:szCs w:val="28"/>
          <w:lang w:val="en-US"/>
        </w:rPr>
        <w:t>Bank (Include what Bank needs to deliver)</w:t>
      </w:r>
    </w:p>
    <w:p xmlns:wp14="http://schemas.microsoft.com/office/word/2010/wordml" w:rsidP="5615E1E6" wp14:paraId="7D518EAB" wp14:textId="111F5F2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615E1E6" w:rsidR="478F04E9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Provide customer data to RADEDUPE system for Factiva consumption </w:t>
      </w:r>
    </w:p>
    <w:p xmlns:wp14="http://schemas.microsoft.com/office/word/2010/wordml" w:rsidP="4B30525D" wp14:paraId="42537435" wp14:textId="48D00AA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30525D" w:rsidR="478F04E9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Set up SFTP infrastructure for file exchange</w:t>
      </w:r>
      <w:del w:author="Karthik Raman" w:date="2025-12-01T05:23:23.307Z" w:id="2117884538">
        <w:r w:rsidRPr="4B30525D" w:rsidDel="478F04E9">
          <w:rPr>
            <w:rFonts w:ascii="Nunito" w:hAnsi="Nunito" w:eastAsia="Nunito" w:cs="Nunito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2"/>
            <w:szCs w:val="22"/>
            <w:lang w:val="en-US"/>
          </w:rPr>
          <w:delText xml:space="preserve"> by EOD </w:delText>
        </w:r>
      </w:del>
    </w:p>
    <w:p xmlns:wp14="http://schemas.microsoft.com/office/word/2010/wordml" w:rsidP="5615E1E6" wp14:paraId="2968B2EC" wp14:textId="4738829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615E1E6" w:rsidR="478F04E9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Coordinate one-time full dump of 10+ lakh records on Go-Live day </w:t>
      </w:r>
    </w:p>
    <w:p xmlns:wp14="http://schemas.microsoft.com/office/word/2010/wordml" w:rsidP="5615E1E6" wp14:paraId="395E25ED" wp14:textId="7962B8E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615E1E6" w:rsidR="478F04E9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Email trigger post output file generation </w:t>
      </w:r>
    </w:p>
    <w:p xmlns:wp14="http://schemas.microsoft.com/office/word/2010/wordml" w:rsidP="5615E1E6" wp14:paraId="05C12BCF" wp14:textId="65FA304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615E1E6" w:rsidR="478F04E9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Define business rules for customer communications</w:t>
      </w:r>
    </w:p>
    <w:p xmlns:wp14="http://schemas.microsoft.com/office/word/2010/wordml" w:rsidP="27897107" wp14:paraId="7AF445FD" wp14:textId="50730658">
      <w:pPr>
        <w:pStyle w:val="ListParagraph"/>
        <w:bidi w:val="0"/>
        <w:spacing w:before="0" w:beforeAutospacing="off" w:after="0" w:afterAutospacing="off"/>
        <w:ind w:left="720"/>
        <w:rPr>
          <w:rFonts w:ascii="Nunito" w:hAnsi="Nunito" w:eastAsia="Nunito" w:cs="Nunito"/>
          <w:noProof w:val="0"/>
          <w:sz w:val="22"/>
          <w:szCs w:val="22"/>
          <w:lang w:val="en-US"/>
        </w:rPr>
      </w:pPr>
    </w:p>
    <w:p xmlns:wp14="http://schemas.microsoft.com/office/word/2010/wordml" w:rsidP="27897107" wp14:paraId="70C48425" wp14:textId="3779344A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commentRangeStart w:id="499372594"/>
      <w:r w:rsidRPr="735A1AC2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Requirements</w:t>
      </w:r>
      <w:commentRangeEnd w:id="499372594"/>
      <w:r>
        <w:rPr>
          <w:rStyle w:val="CommentReference"/>
        </w:rPr>
        <w:commentReference w:id="499372594"/>
      </w:r>
    </w:p>
    <w:p w:rsidR="17FC9047" w:rsidP="735A1AC2" w:rsidRDefault="17FC9047" w14:paraId="2659BBF4" w14:textId="3EDC4675">
      <w:pPr>
        <w:pStyle w:val="Heading1"/>
        <w:keepNext w:val="1"/>
        <w:keepLines w:val="1"/>
        <w:bidi w:val="0"/>
        <w:spacing w:before="0" w:beforeAutospacing="off" w:after="36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</w:pPr>
      <w:r w:rsidRPr="735A1AC2" w:rsidR="17FC9047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  <w:t>USE CASE 1 — Daily SFTP File Ingestion &amp; Validation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250"/>
        <w:gridCol w:w="6975"/>
      </w:tblGrid>
      <w:tr w:rsidR="735A1AC2" w:rsidTr="735A1AC2" w14:paraId="5B1F8144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D73DEFA" w14:textId="0501AA5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 Case</w:t>
            </w:r>
          </w:p>
        </w:tc>
        <w:tc>
          <w:tcPr>
            <w:tcW w:w="697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CC2E212" w14:textId="14F9501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Daily SFTP File Ingestion &amp; Validation</w:t>
            </w:r>
          </w:p>
        </w:tc>
      </w:tr>
      <w:tr w:rsidR="735A1AC2" w:rsidTr="735A1AC2" w14:paraId="5028D96C">
        <w:trPr>
          <w:trHeight w:val="300"/>
        </w:trPr>
        <w:tc>
          <w:tcPr>
            <w:tcW w:w="22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F1A24BE" w14:textId="6A2BD95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97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5D0585E" w14:textId="1794A7F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System retrieves daily FACTIVA and REV_FACTIVA files via SFTP and validates structure.</w:t>
            </w:r>
          </w:p>
        </w:tc>
      </w:tr>
      <w:tr w:rsidR="735A1AC2" w:rsidTr="735A1AC2" w14:paraId="54DB51C0">
        <w:trPr>
          <w:trHeight w:val="300"/>
        </w:trPr>
        <w:tc>
          <w:tcPr>
            <w:tcW w:w="22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2F51D5E" w14:textId="5085D1B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Jira ID</w:t>
            </w:r>
          </w:p>
        </w:tc>
        <w:tc>
          <w:tcPr>
            <w:tcW w:w="697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9E408F2" w14:textId="195F580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05C50E03">
        <w:trPr>
          <w:trHeight w:val="300"/>
        </w:trPr>
        <w:tc>
          <w:tcPr>
            <w:tcW w:w="22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36103BA" w14:textId="6BD99A8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Ask for MVP</w:t>
            </w:r>
          </w:p>
        </w:tc>
        <w:tc>
          <w:tcPr>
            <w:tcW w:w="697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6AA65BA" w14:textId="07A0C8D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Read files from SFTP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Validate structure &amp; naming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Handle missing/corrupt files</w:t>
            </w:r>
          </w:p>
        </w:tc>
      </w:tr>
      <w:tr w:rsidR="735A1AC2" w:rsidTr="735A1AC2" w14:paraId="05E4D2AA">
        <w:trPr>
          <w:trHeight w:val="300"/>
        </w:trPr>
        <w:tc>
          <w:tcPr>
            <w:tcW w:w="22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5F02929" w14:textId="1CA6532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</w:t>
            </w:r>
          </w:p>
        </w:tc>
        <w:tc>
          <w:tcPr>
            <w:tcW w:w="697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52E51B9" w14:textId="4828D79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1. System picks SFTP for both files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 Validate file format and required headers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 Move valid file to processing queue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4. Log missing/corrupt file</w:t>
            </w:r>
          </w:p>
        </w:tc>
      </w:tr>
      <w:tr w:rsidR="735A1AC2" w:rsidTr="735A1AC2" w14:paraId="2611494D">
        <w:trPr>
          <w:trHeight w:val="300"/>
        </w:trPr>
        <w:tc>
          <w:tcPr>
            <w:tcW w:w="22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E400000" w14:textId="3AD98C8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 Link</w:t>
            </w:r>
          </w:p>
        </w:tc>
        <w:tc>
          <w:tcPr>
            <w:tcW w:w="697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6EEB1D0" w14:textId="009E32B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50CC76E6">
        <w:trPr>
          <w:trHeight w:val="300"/>
        </w:trPr>
        <w:tc>
          <w:tcPr>
            <w:tcW w:w="22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8B943DF" w14:textId="3A36EB6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Figma</w:t>
            </w:r>
          </w:p>
        </w:tc>
        <w:tc>
          <w:tcPr>
            <w:tcW w:w="697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E4AC23B" w14:textId="4CA5918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67FB7722">
        <w:trPr>
          <w:trHeight w:val="300"/>
        </w:trPr>
        <w:tc>
          <w:tcPr>
            <w:tcW w:w="22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4E481BD" w14:textId="796E21B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Prototype Link</w:t>
            </w:r>
          </w:p>
        </w:tc>
        <w:tc>
          <w:tcPr>
            <w:tcW w:w="697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6A1F170" w14:textId="520FEF8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2E8D6A34">
        <w:trPr>
          <w:trHeight w:val="300"/>
        </w:trPr>
        <w:tc>
          <w:tcPr>
            <w:tcW w:w="22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A279B94" w14:textId="36D3A7F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Acceptance Criteria</w:t>
            </w:r>
          </w:p>
        </w:tc>
        <w:tc>
          <w:tcPr>
            <w:tcW w:w="697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31065E7" w14:textId="171C713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Correct order: Factiva → Rev Factiva</w:t>
            </w:r>
          </w:p>
          <w:p w:rsidR="735A1AC2" w:rsidP="735A1AC2" w:rsidRDefault="735A1AC2" w14:paraId="6E82736B" w14:textId="3150BE3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(If sequential is not possible then can keep a delta of 30 mins in between)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Missing file logged and alerted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Corrupt files do not enter processing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Audit trail updated</w:t>
            </w:r>
          </w:p>
        </w:tc>
      </w:tr>
      <w:tr w:rsidR="735A1AC2" w:rsidTr="735A1AC2" w14:paraId="4998BF02">
        <w:trPr>
          <w:trHeight w:val="300"/>
        </w:trPr>
        <w:tc>
          <w:tcPr>
            <w:tcW w:w="22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932EC6B" w14:textId="242B095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Solution</w:t>
            </w:r>
          </w:p>
        </w:tc>
        <w:tc>
          <w:tcPr>
            <w:tcW w:w="697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755FC57" w14:textId="7F26E4E8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SFTP ingestion job with validation + error queue</w:t>
            </w:r>
          </w:p>
        </w:tc>
      </w:tr>
      <w:tr w:rsidR="735A1AC2" w:rsidTr="735A1AC2" w14:paraId="6F35CD10">
        <w:trPr>
          <w:trHeight w:val="300"/>
        </w:trPr>
        <w:tc>
          <w:tcPr>
            <w:tcW w:w="22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9DD73DE" w14:textId="39B9A34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Link to Test Cases</w:t>
            </w:r>
          </w:p>
        </w:tc>
        <w:tc>
          <w:tcPr>
            <w:tcW w:w="697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7895D2C" w14:textId="1E3F5EE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48DAE2DD">
        <w:trPr>
          <w:trHeight w:val="300"/>
        </w:trPr>
        <w:tc>
          <w:tcPr>
            <w:tcW w:w="225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91B1566" w14:textId="5F04C6E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Product Owner</w:t>
            </w:r>
          </w:p>
        </w:tc>
        <w:tc>
          <w:tcPr>
            <w:tcW w:w="697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0E314A8" w14:textId="249D894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9e4061c20dd040b1">
              <w:r w:rsidRPr="735A1AC2" w:rsidR="735A1AC2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strike w:val="0"/>
                  <w:dstrike w:val="0"/>
                  <w:color w:val="2B579A"/>
                  <w:sz w:val="24"/>
                  <w:szCs w:val="24"/>
                  <w:u w:val="none"/>
                  <w:lang w:val="en-US"/>
                </w:rPr>
                <w:t>@Prashant Singh</w:t>
              </w:r>
            </w:hyperlink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</w:p>
        </w:tc>
      </w:tr>
    </w:tbl>
    <w:p w:rsidR="735A1AC2" w:rsidP="735A1AC2" w:rsidRDefault="735A1AC2" w14:paraId="4B22DDF1" w14:textId="4E6C39D6">
      <w:pPr>
        <w:bidi w:val="0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35A1AC2" w:rsidP="735A1AC2" w:rsidRDefault="735A1AC2" w14:paraId="37935783" w14:textId="24A8AE3F">
      <w:pPr>
        <w:bidi w:val="0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7FC9047" w:rsidP="735A1AC2" w:rsidRDefault="17FC9047" w14:paraId="5ADF1D38" w14:textId="6447BB48">
      <w:pPr>
        <w:pStyle w:val="Heading1"/>
        <w:keepNext w:val="1"/>
        <w:keepLines w:val="1"/>
        <w:bidi w:val="0"/>
        <w:spacing w:before="480" w:beforeAutospacing="off" w:after="36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</w:pPr>
      <w:r w:rsidRPr="735A1AC2" w:rsidR="17FC9047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  <w:t>USE CASE 2 — Factiva INPUT_RECORD &amp; MATCHED_RECORD Mapping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340"/>
        <w:gridCol w:w="6885"/>
      </w:tblGrid>
      <w:tr w:rsidR="735A1AC2" w:rsidTr="735A1AC2" w14:paraId="036684DE">
        <w:trPr>
          <w:trHeight w:val="300"/>
        </w:trPr>
        <w:tc>
          <w:tcPr>
            <w:tcW w:w="234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53DB1BC" w14:textId="5C98C3C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 Case</w:t>
            </w:r>
          </w:p>
        </w:tc>
        <w:tc>
          <w:tcPr>
            <w:tcW w:w="688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16CC748" w14:textId="32EFEB0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Factiva INPUT_RECORD &amp; MATCHED_RECORD Mapping</w:t>
            </w:r>
          </w:p>
        </w:tc>
      </w:tr>
      <w:tr w:rsidR="735A1AC2" w:rsidTr="735A1AC2" w14:paraId="24F62788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CA997B0" w14:textId="5CD22CE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8D21537" w14:textId="6328A5C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System maps INPUT_RECORD to MATCHED_RECORD and merges match values.</w:t>
            </w:r>
          </w:p>
        </w:tc>
      </w:tr>
      <w:tr w:rsidR="735A1AC2" w:rsidTr="735A1AC2" w14:paraId="6D108F95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0B2FF27" w14:textId="7227B0B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Jira ID</w:t>
            </w: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9DA5347" w14:textId="4586226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599E5721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AC5FF52" w14:textId="6B31677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Ask for MVP</w:t>
            </w: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86F8AEF" w14:textId="6F6EE1F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Parse INPUT_RECORD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Parse MATCHED_RECORD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Merge match types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Raise mismatch errors</w:t>
            </w:r>
          </w:p>
        </w:tc>
      </w:tr>
      <w:tr w:rsidR="735A1AC2" w:rsidTr="735A1AC2" w14:paraId="401E55E9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D18E101" w14:textId="6833FF9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</w:t>
            </w: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322FF27" w14:textId="6F0B132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1. Parse INPUT_RECORD for UCIC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 Find all MATCHED_RECORD entries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 Extract match types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4. Merge matches into CSV string</w:t>
            </w:r>
          </w:p>
        </w:tc>
      </w:tr>
      <w:tr w:rsidR="735A1AC2" w:rsidTr="735A1AC2" w14:paraId="1A3FEE08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2169B15" w14:textId="534A8A6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 Link</w:t>
            </w: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C325B81" w14:textId="656A6D2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4CAA822D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931AE03" w14:textId="090E35F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Figma</w:t>
            </w: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F9D403D" w14:textId="2EA6DC8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547B9F06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37E4D72" w14:textId="024ED17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Prototype Link</w:t>
            </w: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6675839" w14:textId="648ADEE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38003B42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652D240" w14:textId="265107F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Acceptance Criteria</w:t>
            </w: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C6E23D7" w14:textId="6C27795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Correct UCIC mapping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Multiple matches combined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Unmatched MATCHED_RECORD logged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No duplicate block actions</w:t>
            </w:r>
          </w:p>
        </w:tc>
      </w:tr>
      <w:tr w:rsidR="735A1AC2" w:rsidTr="735A1AC2" w14:paraId="24019A91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BCEC774" w14:textId="2257903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Solution</w:t>
            </w: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57B494D" w14:textId="3034A82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Record mapping engine with UCIC join</w:t>
            </w:r>
          </w:p>
        </w:tc>
      </w:tr>
      <w:tr w:rsidR="735A1AC2" w:rsidTr="735A1AC2" w14:paraId="30A94859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2F89E1F" w14:textId="1163877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Link to Test Cases</w:t>
            </w: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900EC1B" w14:textId="09BBE6F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56FDDA84">
        <w:trPr>
          <w:trHeight w:val="300"/>
        </w:trPr>
        <w:tc>
          <w:tcPr>
            <w:tcW w:w="234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2717E42" w14:textId="73E309C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Product Owner</w:t>
            </w:r>
          </w:p>
        </w:tc>
        <w:tc>
          <w:tcPr>
            <w:tcW w:w="688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48D98CF" w14:textId="095D402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@Prashant Singh</w:t>
            </w:r>
          </w:p>
        </w:tc>
      </w:tr>
    </w:tbl>
    <w:p w:rsidR="735A1AC2" w:rsidP="735A1AC2" w:rsidRDefault="735A1AC2" w14:paraId="2A59A14F" w14:textId="263E483D">
      <w:pPr>
        <w:bidi w:val="0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7FC9047" w:rsidP="735A1AC2" w:rsidRDefault="17FC9047" w14:paraId="200C11E7" w14:textId="28E7E704">
      <w:pPr>
        <w:pStyle w:val="Heading1"/>
        <w:keepNext w:val="1"/>
        <w:keepLines w:val="1"/>
        <w:bidi w:val="0"/>
        <w:spacing w:before="480" w:beforeAutospacing="off" w:after="36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</w:pPr>
      <w:r w:rsidRPr="735A1AC2" w:rsidR="17FC9047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  <w:t>USE CASE 3 — Reverse Factiva Processing (TC Records Only)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340"/>
        <w:gridCol w:w="6885"/>
      </w:tblGrid>
      <w:tr w:rsidR="735A1AC2" w:rsidTr="735A1AC2" w14:paraId="3A46CDD7">
        <w:trPr>
          <w:trHeight w:val="300"/>
        </w:trPr>
        <w:tc>
          <w:tcPr>
            <w:tcW w:w="234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F533AE3" w14:textId="26F0F59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 Case</w:t>
            </w:r>
          </w:p>
        </w:tc>
        <w:tc>
          <w:tcPr>
            <w:tcW w:w="688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2FBB8F8" w14:textId="4C81AE1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Reverse Factiva Processing (TC Records Only)</w:t>
            </w:r>
          </w:p>
        </w:tc>
      </w:tr>
      <w:tr w:rsidR="735A1AC2" w:rsidTr="735A1AC2" w14:paraId="3D7F2060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B522DDD" w14:textId="433F658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85C13BE" w14:textId="056705B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Reverse Factiva contains all customers but only TC must be processed with override.</w:t>
            </w:r>
          </w:p>
        </w:tc>
      </w:tr>
      <w:tr w:rsidR="735A1AC2" w:rsidTr="735A1AC2" w14:paraId="7E82D6F3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DE163DB" w14:textId="1187C36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Jira ID</w:t>
            </w: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223FB71" w14:textId="794FF498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249505CF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410874B" w14:textId="32C40B7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Ask for MVP</w:t>
            </w: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5061309" w14:textId="5690B0C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Read Reverse Factiva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Filter only TC entries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Override Factiva values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Update support fields</w:t>
            </w:r>
          </w:p>
        </w:tc>
      </w:tr>
      <w:tr w:rsidR="735A1AC2" w:rsidTr="735A1AC2" w14:paraId="4395BB33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839225F" w14:textId="38D1F28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</w:t>
            </w: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1610874" w14:textId="52F9E03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1. Read all records in REV_FACTIVA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 Filter TC-source customers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 Override existing match data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4. Prepare unified match result</w:t>
            </w:r>
          </w:p>
        </w:tc>
      </w:tr>
      <w:tr w:rsidR="735A1AC2" w:rsidTr="735A1AC2" w14:paraId="0BC1B6DA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0744771" w14:textId="1BFD79F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 Link</w:t>
            </w: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31A0144" w14:textId="1ECB68B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54F5D139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3583537" w14:textId="711261B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Figma</w:t>
            </w: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00A13EC" w14:textId="1088CB2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27BE2AF1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A99AE1B" w14:textId="7649D27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Prototype Link</w:t>
            </w: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77BE5BB" w14:textId="7B5EF47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57B1044A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1CE5479" w14:textId="451AA84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Acceptance Criteria</w:t>
            </w: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DF2CDC7" w14:textId="5B8568F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Only TC processed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Override applied correctly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No block removal required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Support fields updated</w:t>
            </w:r>
          </w:p>
        </w:tc>
      </w:tr>
      <w:tr w:rsidR="735A1AC2" w:rsidTr="735A1AC2" w14:paraId="68A8D831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9F78809" w14:textId="6454CDE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Solution</w:t>
            </w: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FDC4D15" w14:textId="69602F6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Implement UCIC override with TC filter</w:t>
            </w:r>
          </w:p>
        </w:tc>
      </w:tr>
      <w:tr w:rsidR="735A1AC2" w:rsidTr="735A1AC2" w14:paraId="5E3D2BC2">
        <w:trPr>
          <w:trHeight w:val="300"/>
        </w:trPr>
        <w:tc>
          <w:tcPr>
            <w:tcW w:w="234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CD35C5B" w14:textId="16DFB63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Link to Test Cases</w:t>
            </w:r>
          </w:p>
        </w:tc>
        <w:tc>
          <w:tcPr>
            <w:tcW w:w="68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C733D3D" w14:textId="4119392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49DD20FE">
        <w:trPr>
          <w:trHeight w:val="300"/>
        </w:trPr>
        <w:tc>
          <w:tcPr>
            <w:tcW w:w="234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3C4D516" w14:textId="1819243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Product Owner</w:t>
            </w:r>
          </w:p>
        </w:tc>
        <w:tc>
          <w:tcPr>
            <w:tcW w:w="688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95DDA03" w14:textId="708E2E5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@Prashant Singh</w:t>
            </w:r>
          </w:p>
        </w:tc>
      </w:tr>
    </w:tbl>
    <w:p w:rsidR="735A1AC2" w:rsidP="735A1AC2" w:rsidRDefault="735A1AC2" w14:paraId="2EC7D7AA" w14:textId="0E79DB6A">
      <w:pPr>
        <w:bidi w:val="0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7FC9047" w:rsidP="735A1AC2" w:rsidRDefault="17FC9047" w14:paraId="7FE752D0" w14:textId="76710A0B">
      <w:pPr>
        <w:pStyle w:val="Heading1"/>
        <w:keepNext w:val="1"/>
        <w:keepLines w:val="1"/>
        <w:bidi w:val="0"/>
        <w:spacing w:before="480" w:beforeAutospacing="off" w:after="36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</w:pPr>
      <w:r w:rsidRPr="735A1AC2" w:rsidR="17FC9047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  <w:t>USE CASE 4 — Apply T2 Block Immediately for All Valid Matches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370"/>
        <w:gridCol w:w="6870"/>
      </w:tblGrid>
      <w:tr w:rsidR="735A1AC2" w:rsidTr="735A1AC2" w14:paraId="3D5B15BD">
        <w:trPr>
          <w:trHeight w:val="300"/>
        </w:trPr>
        <w:tc>
          <w:tcPr>
            <w:tcW w:w="237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CAEE9C3" w14:textId="6DB4586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 Case</w:t>
            </w:r>
          </w:p>
        </w:tc>
        <w:tc>
          <w:tcPr>
            <w:tcW w:w="687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6CB6E3D" w14:textId="3A25BE9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Apply T2 Block Immediately</w:t>
            </w:r>
          </w:p>
        </w:tc>
      </w:tr>
      <w:tr w:rsidR="735A1AC2" w:rsidTr="735A1AC2" w14:paraId="42695C13">
        <w:trPr>
          <w:trHeight w:val="300"/>
        </w:trPr>
        <w:tc>
          <w:tcPr>
            <w:tcW w:w="237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95C4924" w14:textId="26B2174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8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F7E02C5" w14:textId="142EFEC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System applies T2 block if match type is FACTIVA/PEP/NEGLIST.</w:t>
            </w:r>
          </w:p>
        </w:tc>
      </w:tr>
      <w:tr w:rsidR="735A1AC2" w:rsidTr="735A1AC2" w14:paraId="2A0D55AB">
        <w:trPr>
          <w:trHeight w:val="300"/>
        </w:trPr>
        <w:tc>
          <w:tcPr>
            <w:tcW w:w="237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FB7C9B3" w14:textId="6AD62D5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Jira ID</w:t>
            </w:r>
          </w:p>
        </w:tc>
        <w:tc>
          <w:tcPr>
            <w:tcW w:w="68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D21CE1C" w14:textId="4DF67D5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277DB29E">
        <w:trPr>
          <w:trHeight w:val="300"/>
        </w:trPr>
        <w:tc>
          <w:tcPr>
            <w:tcW w:w="237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5299E2A" w14:textId="20FC6D7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Ask for MVP</w:t>
            </w:r>
          </w:p>
        </w:tc>
        <w:tc>
          <w:tcPr>
            <w:tcW w:w="68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7AB3423" w14:textId="1C98493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Detect valid match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Apply T2 block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Trigger communication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Start timer (to track for L2 block)</w:t>
            </w:r>
          </w:p>
        </w:tc>
      </w:tr>
      <w:tr w:rsidR="735A1AC2" w:rsidTr="735A1AC2" w14:paraId="13145A3D">
        <w:trPr>
          <w:trHeight w:val="300"/>
        </w:trPr>
        <w:tc>
          <w:tcPr>
            <w:tcW w:w="237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7944811" w14:textId="4AF2C4D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</w:t>
            </w:r>
          </w:p>
        </w:tc>
        <w:tc>
          <w:tcPr>
            <w:tcW w:w="68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230DE08" w14:textId="07BD0FA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1. Check match type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 Apply T2 block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 Trigger SMS+Email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4. Start 30-day timer</w:t>
            </w:r>
          </w:p>
        </w:tc>
      </w:tr>
      <w:tr w:rsidR="735A1AC2" w:rsidTr="735A1AC2" w14:paraId="55BE69C4">
        <w:trPr>
          <w:trHeight w:val="300"/>
        </w:trPr>
        <w:tc>
          <w:tcPr>
            <w:tcW w:w="237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7163C59" w14:textId="4B4373F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 Link</w:t>
            </w:r>
          </w:p>
        </w:tc>
        <w:tc>
          <w:tcPr>
            <w:tcW w:w="68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66B0F4C" w14:textId="4FCA07D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1101F2B0">
        <w:trPr>
          <w:trHeight w:val="300"/>
        </w:trPr>
        <w:tc>
          <w:tcPr>
            <w:tcW w:w="237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2C8E704" w14:textId="7076870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Figma</w:t>
            </w:r>
          </w:p>
        </w:tc>
        <w:tc>
          <w:tcPr>
            <w:tcW w:w="68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75F5245" w14:textId="0FC5905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39E5D3FB">
        <w:trPr>
          <w:trHeight w:val="300"/>
        </w:trPr>
        <w:tc>
          <w:tcPr>
            <w:tcW w:w="237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B431A75" w14:textId="5C94505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Prototype Link</w:t>
            </w:r>
          </w:p>
        </w:tc>
        <w:tc>
          <w:tcPr>
            <w:tcW w:w="68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4F9C6A7" w14:textId="159E0F4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5D526DEB">
        <w:trPr>
          <w:trHeight w:val="300"/>
        </w:trPr>
        <w:tc>
          <w:tcPr>
            <w:tcW w:w="237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017A102" w14:textId="33A8933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Acceptance Criteria</w:t>
            </w:r>
          </w:p>
        </w:tc>
        <w:tc>
          <w:tcPr>
            <w:tcW w:w="68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24DC067" w14:textId="020D9C7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T2 applied once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Communication triggered immediately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Timer started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Support fields updated</w:t>
            </w:r>
          </w:p>
        </w:tc>
      </w:tr>
      <w:tr w:rsidR="735A1AC2" w:rsidTr="735A1AC2" w14:paraId="3A6044BE">
        <w:trPr>
          <w:trHeight w:val="300"/>
        </w:trPr>
        <w:tc>
          <w:tcPr>
            <w:tcW w:w="237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49547D8" w14:textId="4245AB0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Solution</w:t>
            </w:r>
          </w:p>
        </w:tc>
        <w:tc>
          <w:tcPr>
            <w:tcW w:w="68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3909532" w14:textId="060A6AB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Blocking service integration + comms workflow</w:t>
            </w:r>
          </w:p>
        </w:tc>
      </w:tr>
      <w:tr w:rsidR="735A1AC2" w:rsidTr="735A1AC2" w14:paraId="778D7221">
        <w:trPr>
          <w:trHeight w:val="300"/>
        </w:trPr>
        <w:tc>
          <w:tcPr>
            <w:tcW w:w="237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58C7A0E" w14:textId="7D1D708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Link to Test Cases</w:t>
            </w:r>
          </w:p>
        </w:tc>
        <w:tc>
          <w:tcPr>
            <w:tcW w:w="687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C627181" w14:textId="56FC16C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2305E3DE">
        <w:trPr>
          <w:trHeight w:val="300"/>
        </w:trPr>
        <w:tc>
          <w:tcPr>
            <w:tcW w:w="237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7E037CA" w14:textId="5F66497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Product Owner</w:t>
            </w:r>
          </w:p>
        </w:tc>
        <w:tc>
          <w:tcPr>
            <w:tcW w:w="687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DE861A9" w14:textId="73F662E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@Prashant Singh</w:t>
            </w:r>
          </w:p>
        </w:tc>
      </w:tr>
    </w:tbl>
    <w:p w:rsidR="735A1AC2" w:rsidP="735A1AC2" w:rsidRDefault="735A1AC2" w14:paraId="51D49B35" w14:textId="19667969">
      <w:pPr>
        <w:bidi w:val="0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7FC9047" w:rsidP="735A1AC2" w:rsidRDefault="17FC9047" w14:paraId="31001C21" w14:textId="14F27F5E">
      <w:pPr>
        <w:pStyle w:val="Heading1"/>
        <w:keepNext w:val="1"/>
        <w:keepLines w:val="1"/>
        <w:bidi w:val="0"/>
        <w:spacing w:before="480" w:beforeAutospacing="off" w:after="36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</w:pPr>
      <w:r w:rsidRPr="735A1AC2" w:rsidR="17FC9047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  <w:t>USE CASE 5 — Auto-Apply L2 Block on Day 31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385"/>
        <w:gridCol w:w="6840"/>
      </w:tblGrid>
      <w:tr w:rsidR="735A1AC2" w:rsidTr="735A1AC2" w14:paraId="0D19DEE1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04157AC" w14:textId="24853E6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 Case</w:t>
            </w:r>
          </w:p>
        </w:tc>
        <w:tc>
          <w:tcPr>
            <w:tcW w:w="684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D7317C9" w14:textId="2149B11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Auto-Apply L2 Block After 30 Days</w:t>
            </w:r>
          </w:p>
        </w:tc>
      </w:tr>
      <w:tr w:rsidR="735A1AC2" w:rsidTr="735A1AC2" w14:paraId="635D7EF5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E301266" w14:textId="130A62D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C8566E4" w14:textId="62AB772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L2 applied on Day 31 if T2 remains active.</w:t>
            </w:r>
          </w:p>
        </w:tc>
      </w:tr>
      <w:tr w:rsidR="735A1AC2" w:rsidTr="735A1AC2" w14:paraId="136F67FB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C228329" w14:textId="5D2C584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Jira ID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95E4AB4" w14:textId="3E55C3A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6D1BCA3A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5B2C149" w14:textId="50244D2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Ask for MVP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E2A4952" w14:textId="075E53E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Identify T2 &gt; 30 days old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Apply L2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Trigger comms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Log event</w:t>
            </w:r>
          </w:p>
        </w:tc>
      </w:tr>
      <w:tr w:rsidR="735A1AC2" w:rsidTr="735A1AC2" w14:paraId="72CA6819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51D239A" w14:textId="78E7F7C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8253432" w14:textId="1783FEA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1. Scheduler checks T2 accounts daily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 Apply L2 on Day 31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 Trigger communication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4. Update Block #2 fields</w:t>
            </w:r>
          </w:p>
        </w:tc>
      </w:tr>
      <w:tr w:rsidR="735A1AC2" w:rsidTr="735A1AC2" w14:paraId="74C344D6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6F4D04D" w14:textId="426FD29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 Link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ECE80BD" w14:textId="7C4C227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037BA10B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78CB201" w14:textId="63DD72A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Figma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5E6A230" w14:textId="3320DB4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07B02DE1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28411C4" w14:textId="5DBD083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Prototype Link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01BDC55" w14:textId="3423053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586EF5B9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81D2A67" w14:textId="299F0D3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Acceptance Criteria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27AD533" w14:textId="7AA28F8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No duplicate L2 events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L2 applies only if T2 active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Comms sent immediately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Audit trail updated</w:t>
            </w:r>
          </w:p>
        </w:tc>
      </w:tr>
      <w:tr w:rsidR="735A1AC2" w:rsidTr="735A1AC2" w14:paraId="38C2A9CE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BBE1199" w14:textId="69EB5D0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Solution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D8B7E16" w14:textId="2672D93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Background timer job</w:t>
            </w:r>
          </w:p>
        </w:tc>
      </w:tr>
      <w:tr w:rsidR="735A1AC2" w:rsidTr="735A1AC2" w14:paraId="29A03792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9850BB3" w14:textId="7DAF4AD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Link to Test Cases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B2340C5" w14:textId="6A28E4B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121BCC07">
        <w:trPr>
          <w:trHeight w:val="300"/>
        </w:trPr>
        <w:tc>
          <w:tcPr>
            <w:tcW w:w="238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1EFD1B6" w14:textId="1793C86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Product Owner</w:t>
            </w:r>
          </w:p>
        </w:tc>
        <w:tc>
          <w:tcPr>
            <w:tcW w:w="684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5E7F5BF" w14:textId="20C2856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@Prashant Singh</w:t>
            </w:r>
          </w:p>
        </w:tc>
      </w:tr>
    </w:tbl>
    <w:p w:rsidR="735A1AC2" w:rsidP="735A1AC2" w:rsidRDefault="735A1AC2" w14:paraId="33C7B76C" w14:textId="473A74D8">
      <w:pPr>
        <w:bidi w:val="0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7FC9047" w:rsidP="735A1AC2" w:rsidRDefault="17FC9047" w14:paraId="46FB6BD0" w14:textId="2BC35947">
      <w:pPr>
        <w:pStyle w:val="Heading1"/>
        <w:keepNext w:val="1"/>
        <w:keepLines w:val="1"/>
        <w:bidi w:val="0"/>
        <w:spacing w:before="480" w:beforeAutospacing="off" w:after="36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</w:pPr>
      <w:r w:rsidRPr="735A1AC2" w:rsidR="17FC9047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  <w:t>USE CASE 6 — Support Center Display of Factiva Fields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385"/>
        <w:gridCol w:w="6840"/>
      </w:tblGrid>
      <w:tr w:rsidR="735A1AC2" w:rsidTr="735A1AC2" w14:paraId="776B1D98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B9252F8" w14:textId="69B5C97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 Case</w:t>
            </w:r>
          </w:p>
        </w:tc>
        <w:tc>
          <w:tcPr>
            <w:tcW w:w="684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218AEA3" w14:textId="5CC07CB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Support Center — Display 3 Factiva Fields</w:t>
            </w:r>
          </w:p>
        </w:tc>
      </w:tr>
      <w:tr w:rsidR="735A1AC2" w:rsidTr="735A1AC2" w14:paraId="66B29474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8C349D8" w14:textId="5CA16F5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9F9C87D" w14:textId="1FAFCD0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Support center must display match type, match flag, and match date.</w:t>
            </w:r>
          </w:p>
        </w:tc>
      </w:tr>
      <w:tr w:rsidR="735A1AC2" w:rsidTr="735A1AC2" w14:paraId="12A0A707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A8442CD" w14:textId="454F4A2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Jira ID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79AEF36" w14:textId="335830B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28D97ABA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6CC409D" w14:textId="712247A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Ask for MVP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C244580" w14:textId="2FCE4BC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Add UI fields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Sync from DB</w:t>
            </w:r>
          </w:p>
        </w:tc>
      </w:tr>
      <w:tr w:rsidR="735A1AC2" w:rsidTr="735A1AC2" w14:paraId="0F8F586C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626F079" w14:textId="5D7DA558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43C47EB" w14:textId="5D0EF6C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1. Agent searches customer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 Three new fields displayed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 Block status shown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4. Unblock action visible for T2</w:t>
            </w:r>
          </w:p>
        </w:tc>
      </w:tr>
      <w:tr w:rsidR="735A1AC2" w:rsidTr="735A1AC2" w14:paraId="5EEE2FF3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485E2C9" w14:textId="3350F1D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 Link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E2F6609" w14:textId="20121E3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75665348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8C1B8EE" w14:textId="4A2ED63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Figma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E28C477" w14:textId="1A417268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135AC972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7B83691" w14:textId="48105A4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Prototype Link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0BCB5EC" w14:textId="0324022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378594A4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C26121A" w14:textId="4A70621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Acceptance Criteria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A6A41B6" w14:textId="14C9C92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Fields always in sync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T2 removal allowed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Match fields never reset</w:t>
            </w:r>
          </w:p>
        </w:tc>
      </w:tr>
      <w:tr w:rsidR="735A1AC2" w:rsidTr="735A1AC2" w14:paraId="6D66CC93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AB5D8F2" w14:textId="5258FD4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Solution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7DB6AD3" w14:textId="1EFAF2D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Support UI extension + API update</w:t>
            </w:r>
          </w:p>
        </w:tc>
      </w:tr>
      <w:tr w:rsidR="735A1AC2" w:rsidTr="735A1AC2" w14:paraId="3335C4D4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3EAC1D1" w14:textId="3DCF2BC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Link to Test Cases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8C0DBEC" w14:textId="54FC457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44EBB435">
        <w:trPr>
          <w:trHeight w:val="300"/>
        </w:trPr>
        <w:tc>
          <w:tcPr>
            <w:tcW w:w="238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0DAD859" w14:textId="3F9E6C98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Product Owner</w:t>
            </w:r>
          </w:p>
        </w:tc>
        <w:tc>
          <w:tcPr>
            <w:tcW w:w="684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24EE9A5" w14:textId="38284DE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@Prashant Singh</w:t>
            </w:r>
          </w:p>
        </w:tc>
      </w:tr>
    </w:tbl>
    <w:p w:rsidR="735A1AC2" w:rsidP="735A1AC2" w:rsidRDefault="735A1AC2" w14:paraId="2F008BEE" w14:textId="3C6D457C">
      <w:pPr>
        <w:bidi w:val="0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7FC9047" w:rsidP="735A1AC2" w:rsidRDefault="17FC9047" w14:paraId="3162CB30" w14:textId="075EDAFD">
      <w:pPr>
        <w:pStyle w:val="Heading1"/>
        <w:keepNext w:val="1"/>
        <w:keepLines w:val="1"/>
        <w:bidi w:val="0"/>
        <w:spacing w:before="480" w:beforeAutospacing="off" w:after="36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</w:pPr>
      <w:r w:rsidRPr="735A1AC2" w:rsidR="17FC9047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  <w:t>USE CASE 7 — Unblock (T2 Removal Only)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15"/>
        <w:gridCol w:w="6825"/>
      </w:tblGrid>
      <w:tr w:rsidR="735A1AC2" w:rsidTr="735A1AC2" w14:paraId="23FFFFF5">
        <w:trPr>
          <w:trHeight w:val="300"/>
        </w:trPr>
        <w:tc>
          <w:tcPr>
            <w:tcW w:w="241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2618C25" w14:textId="613FB60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 Case</w:t>
            </w:r>
          </w:p>
        </w:tc>
        <w:tc>
          <w:tcPr>
            <w:tcW w:w="6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EF81AF6" w14:textId="19DBE83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Support Center - T2 Removal</w:t>
            </w:r>
          </w:p>
        </w:tc>
      </w:tr>
      <w:tr w:rsidR="735A1AC2" w:rsidTr="735A1AC2" w14:paraId="401F7EC9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A1A5F0A" w14:textId="0AFF712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5CE73FF" w14:textId="17EAEFE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Allow agents to remove T2 block; L2 removal prohibited.</w:t>
            </w:r>
          </w:p>
        </w:tc>
      </w:tr>
      <w:tr w:rsidR="735A1AC2" w:rsidTr="735A1AC2" w14:paraId="7BC1B130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40D4391" w14:textId="6CEADF9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Jira ID</w:t>
            </w: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16E7711" w14:textId="65BE4FF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02624E74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ECF6D7E" w14:textId="0690967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Ask for MVP</w:t>
            </w: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0C7CCAD" w14:textId="35D2AD3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Show unblock option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Remove T2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Reset timer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Log audit trail</w:t>
            </w:r>
          </w:p>
        </w:tc>
      </w:tr>
      <w:tr w:rsidR="735A1AC2" w:rsidTr="735A1AC2" w14:paraId="54D0135B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D66E550" w14:textId="6FD30C2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</w:t>
            </w: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29F7C7A" w14:textId="639D379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1. Agent clicks unblock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 T2 removed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 Timer reset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4. Audit entry created</w:t>
            </w:r>
          </w:p>
        </w:tc>
      </w:tr>
      <w:tr w:rsidR="735A1AC2" w:rsidTr="735A1AC2" w14:paraId="3A5CA1DA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02043E5" w14:textId="7CB1E5B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 Link</w:t>
            </w: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E8AD1D0" w14:textId="7F2617A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516A2480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7689DA9" w14:textId="08E6A70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Figma</w:t>
            </w: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C91E253" w14:textId="7CFBBF6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1E3A28EA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646238B" w14:textId="6D40DF8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Prototype Link</w:t>
            </w: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AEDC00D" w14:textId="293056A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545BB6D7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571FC64" w14:textId="4880B23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Acceptance Criteria</w:t>
            </w: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2211B78" w14:textId="56B1379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L2 removal blocked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Match fields unchanged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No communication sent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History preserved in audit trail</w:t>
            </w:r>
          </w:p>
        </w:tc>
      </w:tr>
      <w:tr w:rsidR="735A1AC2" w:rsidTr="735A1AC2" w14:paraId="77B2242C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37D0388" w14:textId="212AC02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Solution</w:t>
            </w: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05F79E5" w14:textId="67B8132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Blocking update with audit logging</w:t>
            </w:r>
          </w:p>
        </w:tc>
      </w:tr>
      <w:tr w:rsidR="735A1AC2" w:rsidTr="735A1AC2" w14:paraId="3E4A743B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9B60002" w14:textId="33FE27F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Link to Test Cases</w:t>
            </w: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F8077E1" w14:textId="346C9C4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75769B79">
        <w:trPr>
          <w:trHeight w:val="300"/>
        </w:trPr>
        <w:tc>
          <w:tcPr>
            <w:tcW w:w="24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8F8EDDE" w14:textId="004516B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Product Owner</w:t>
            </w:r>
          </w:p>
        </w:tc>
        <w:tc>
          <w:tcPr>
            <w:tcW w:w="682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5971701" w14:textId="011555A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@Prashant Singh</w:t>
            </w:r>
          </w:p>
        </w:tc>
      </w:tr>
    </w:tbl>
    <w:p w:rsidR="735A1AC2" w:rsidP="735A1AC2" w:rsidRDefault="735A1AC2" w14:paraId="21B8E883" w14:textId="3B4C1C32">
      <w:pPr>
        <w:bidi w:val="0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7FC9047" w:rsidP="735A1AC2" w:rsidRDefault="17FC9047" w14:paraId="79E80C05" w14:textId="132A74F5">
      <w:pPr>
        <w:pStyle w:val="Heading1"/>
        <w:keepNext w:val="1"/>
        <w:keepLines w:val="1"/>
        <w:bidi w:val="0"/>
        <w:spacing w:before="480" w:beforeAutospacing="off" w:after="36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</w:pPr>
      <w:r w:rsidRPr="735A1AC2" w:rsidR="17FC9047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  <w:t>USE CASE 8 — Daily Output File Generation &amp; Audit Trail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385"/>
        <w:gridCol w:w="6840"/>
      </w:tblGrid>
      <w:tr w:rsidR="735A1AC2" w:rsidTr="735A1AC2" w14:paraId="3BA109D0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F46565F" w14:textId="26627C6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 Case</w:t>
            </w:r>
          </w:p>
        </w:tc>
        <w:tc>
          <w:tcPr>
            <w:tcW w:w="684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71DC213" w14:textId="67B8EC3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Daily Output File Generation</w:t>
            </w:r>
          </w:p>
        </w:tc>
      </w:tr>
      <w:tr w:rsidR="735A1AC2" w:rsidTr="735A1AC2" w14:paraId="2CB2C909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5617BFC" w14:textId="2A09B36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2309353" w14:textId="3DF502E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System generates daily output file with success/failure for all records.</w:t>
            </w:r>
          </w:p>
        </w:tc>
      </w:tr>
      <w:tr w:rsidR="735A1AC2" w:rsidTr="735A1AC2" w14:paraId="0AB8463C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6591D6E" w14:textId="1DA7D43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Jira ID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0E21767" w14:textId="2F497EF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447D74C5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86A0A92" w14:textId="02FF4CC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Ask for MVP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AAEC6C5" w14:textId="14E72A4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Aggregate processed records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Build output schema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Push to SFTP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</w:t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1"/>
                <w:sz w:val="22"/>
                <w:szCs w:val="22"/>
                <w:u w:val="none"/>
                <w:lang w:val="en-US"/>
              </w:rPr>
              <w:t xml:space="preserve"> Send email notification</w:t>
            </w:r>
          </w:p>
        </w:tc>
      </w:tr>
      <w:tr w:rsidR="735A1AC2" w:rsidTr="735A1AC2" w14:paraId="09FC9D8F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29F5392" w14:textId="54603DF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4906688" w14:textId="68E0897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1. Collect all processed rows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 Map to required columns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 Generate file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4. Push to bank</w:t>
            </w:r>
          </w:p>
        </w:tc>
      </w:tr>
      <w:tr w:rsidR="735A1AC2" w:rsidTr="735A1AC2" w14:paraId="28DA5ECB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F5D5DB1" w14:textId="686F492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 Link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EF39A30" w14:textId="74AE323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305FD623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897E0B9" w14:textId="4200E27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Figma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FE3D678" w14:textId="540DD21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251E237B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920A937" w14:textId="737D6AB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Prototype Link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AA24F42" w14:textId="5F87745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440DC5A3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FD1D553" w14:textId="0B2F9E2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Acceptance Criteria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E7CF356" w14:textId="0757552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All input records represented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Failure reasons included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Audit matches report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Notification sent</w:t>
            </w:r>
          </w:p>
        </w:tc>
      </w:tr>
      <w:tr w:rsidR="735A1AC2" w:rsidTr="735A1AC2" w14:paraId="74D5E32B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8FB74FC" w14:textId="1DB2D36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Solution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1EAA090" w14:textId="7F5051C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Report generator + SFTP writer</w:t>
            </w:r>
          </w:p>
        </w:tc>
      </w:tr>
      <w:tr w:rsidR="735A1AC2" w:rsidTr="735A1AC2" w14:paraId="65AB93AB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A3EB8E9" w14:textId="14AEE72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Link to Test Cases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78EF8AE" w14:textId="6B7B857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43FF3BA5">
        <w:trPr>
          <w:trHeight w:val="300"/>
        </w:trPr>
        <w:tc>
          <w:tcPr>
            <w:tcW w:w="238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E699252" w14:textId="6F4A11D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Product Owner</w:t>
            </w:r>
          </w:p>
        </w:tc>
        <w:tc>
          <w:tcPr>
            <w:tcW w:w="684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EC54A3E" w14:textId="798C95A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@Prashant Singh</w:t>
            </w:r>
          </w:p>
        </w:tc>
      </w:tr>
    </w:tbl>
    <w:p w:rsidR="735A1AC2" w:rsidP="735A1AC2" w:rsidRDefault="735A1AC2" w14:paraId="312D780D" w14:textId="379150E7">
      <w:pPr>
        <w:bidi w:val="0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7FC9047" w:rsidP="735A1AC2" w:rsidRDefault="17FC9047" w14:paraId="23C0EA80" w14:textId="4B91BAAB">
      <w:pPr>
        <w:pStyle w:val="Heading1"/>
        <w:keepNext w:val="1"/>
        <w:keepLines w:val="1"/>
        <w:bidi w:val="0"/>
        <w:spacing w:before="720" w:beforeAutospacing="off" w:after="36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</w:pPr>
      <w:r w:rsidRPr="735A1AC2" w:rsidR="17FC9047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  <w:t>EDGE CASE USE CASE 1 — Missing / Corrupt SFTP File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15"/>
        <w:gridCol w:w="6825"/>
      </w:tblGrid>
      <w:tr w:rsidR="735A1AC2" w:rsidTr="735A1AC2" w14:paraId="0B673947">
        <w:trPr>
          <w:trHeight w:val="300"/>
        </w:trPr>
        <w:tc>
          <w:tcPr>
            <w:tcW w:w="241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4FD66F5" w14:textId="033C091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 Case</w:t>
            </w:r>
          </w:p>
        </w:tc>
        <w:tc>
          <w:tcPr>
            <w:tcW w:w="682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DF1CDB9" w14:textId="41D3DE9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Edge Case — Missing/Corrupt SFTP File</w:t>
            </w:r>
          </w:p>
        </w:tc>
      </w:tr>
      <w:tr w:rsidR="735A1AC2" w:rsidTr="735A1AC2" w14:paraId="0F8AB19F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F4C637F" w14:textId="41213C5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759C389" w14:textId="5E50DA5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System handles missing or corrupt files gracefully.</w:t>
            </w:r>
          </w:p>
        </w:tc>
      </w:tr>
      <w:tr w:rsidR="735A1AC2" w:rsidTr="735A1AC2" w14:paraId="681FE8DA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CF27BCB" w14:textId="257195A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Jira ID</w:t>
            </w: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9D4F245" w14:textId="2E826CA8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6BFCC218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66DCD24" w14:textId="43051E6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Ask for MVP</w:t>
            </w: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E23A3D7" w14:textId="3D466408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Detect missing file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Reject corrupt file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Log failure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Stop processing</w:t>
            </w:r>
          </w:p>
        </w:tc>
      </w:tr>
      <w:tr w:rsidR="735A1AC2" w:rsidTr="735A1AC2" w14:paraId="0107F306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2AFB27B" w14:textId="225FAA6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</w:t>
            </w: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27F7C47" w14:textId="5D6E2518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1. Check SFTP path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 Identify corrupt rows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 Move file to error queue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4. Create audit log</w:t>
            </w:r>
          </w:p>
        </w:tc>
      </w:tr>
      <w:tr w:rsidR="735A1AC2" w:rsidTr="735A1AC2" w14:paraId="219A7297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F3E8708" w14:textId="52E9F93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 Link</w:t>
            </w: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052B81F" w14:textId="67ABF67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3B41E438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F1FB588" w14:textId="131C269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Figma</w:t>
            </w: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3F9F528" w14:textId="63823E7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7E6314C9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1A2F522" w14:textId="5D47DE6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Prototype Link</w:t>
            </w: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60C8A3A" w14:textId="43F0D18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422D760E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8B3F3CD" w14:textId="528BC80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Acceptance Criteria</w:t>
            </w: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73871FB" w14:textId="240D6FB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System never crashes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Missing files logged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Corrupt files excluded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Alert raised</w:t>
            </w:r>
          </w:p>
        </w:tc>
      </w:tr>
      <w:tr w:rsidR="735A1AC2" w:rsidTr="735A1AC2" w14:paraId="0534A573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AF172D1" w14:textId="4158D9E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Solution</w:t>
            </w: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7493DF5" w14:textId="0F4D058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Validation + error routing</w:t>
            </w:r>
          </w:p>
        </w:tc>
      </w:tr>
      <w:tr w:rsidR="735A1AC2" w:rsidTr="735A1AC2" w14:paraId="3D68E5F5">
        <w:trPr>
          <w:trHeight w:val="300"/>
        </w:trPr>
        <w:tc>
          <w:tcPr>
            <w:tcW w:w="241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53D7325" w14:textId="5AB1CD0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Link to Test Cases</w:t>
            </w:r>
          </w:p>
        </w:tc>
        <w:tc>
          <w:tcPr>
            <w:tcW w:w="682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8041093" w14:textId="424BE37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1B144547">
        <w:trPr>
          <w:trHeight w:val="300"/>
        </w:trPr>
        <w:tc>
          <w:tcPr>
            <w:tcW w:w="24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3A18511" w14:textId="4018584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Product Owner</w:t>
            </w:r>
          </w:p>
        </w:tc>
        <w:tc>
          <w:tcPr>
            <w:tcW w:w="682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5FD6012" w14:textId="5E74EF6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@Prashant Singh</w:t>
            </w:r>
          </w:p>
        </w:tc>
      </w:tr>
    </w:tbl>
    <w:p w:rsidR="735A1AC2" w:rsidP="735A1AC2" w:rsidRDefault="735A1AC2" w14:paraId="11639C40" w14:textId="0F209AB7">
      <w:pPr>
        <w:bidi w:val="0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7FC9047" w:rsidP="735A1AC2" w:rsidRDefault="17FC9047" w14:paraId="3D37FB55" w14:textId="0B58527D">
      <w:pPr>
        <w:pStyle w:val="Heading1"/>
        <w:keepNext w:val="1"/>
        <w:keepLines w:val="1"/>
        <w:bidi w:val="0"/>
        <w:spacing w:before="480" w:beforeAutospacing="off" w:after="36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</w:pPr>
      <w:r w:rsidRPr="735A1AC2" w:rsidR="17FC9047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  <w:t>EDGE CASE USE CASE 2 — UCIC Not Found in Zeta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30"/>
        <w:gridCol w:w="6795"/>
      </w:tblGrid>
      <w:tr w:rsidR="735A1AC2" w:rsidTr="735A1AC2" w14:paraId="1BEA3BFC">
        <w:trPr>
          <w:trHeight w:val="300"/>
        </w:trPr>
        <w:tc>
          <w:tcPr>
            <w:tcW w:w="243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B2A5D38" w14:textId="341E716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 Case</w:t>
            </w:r>
          </w:p>
        </w:tc>
        <w:tc>
          <w:tcPr>
            <w:tcW w:w="679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7AF0764" w14:textId="647A67A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Edge Case — UCIC Not Found in Zeta</w:t>
            </w:r>
          </w:p>
        </w:tc>
      </w:tr>
      <w:tr w:rsidR="735A1AC2" w:rsidTr="735A1AC2" w14:paraId="463EA6AD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92E5D7D" w14:textId="0F0B1E2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9138BAC" w14:textId="456EF20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INPUT_RECORD with missing UCIC must fail.</w:t>
            </w:r>
          </w:p>
        </w:tc>
      </w:tr>
      <w:tr w:rsidR="735A1AC2" w:rsidTr="735A1AC2" w14:paraId="4B37742E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B4A809F" w14:textId="653D87E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Jira ID</w:t>
            </w: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BB2A64E" w14:textId="15C362F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611EFFD8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70CA30E" w14:textId="027B2C6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Ask for MVP</w:t>
            </w: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E5B3EC3" w14:textId="2594EAB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Validate UCIC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Skip block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Add error to report</w:t>
            </w:r>
          </w:p>
        </w:tc>
      </w:tr>
      <w:tr w:rsidR="735A1AC2" w:rsidTr="735A1AC2" w14:paraId="207D5315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2FEF18B" w14:textId="21DB10E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</w:t>
            </w: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7C95CA7" w14:textId="27A5CB5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1. Parse UCIC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 Lookup in Zeta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 Mark failure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4. Add to report</w:t>
            </w:r>
          </w:p>
        </w:tc>
      </w:tr>
      <w:tr w:rsidR="735A1AC2" w:rsidTr="735A1AC2" w14:paraId="70DD9D63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3685EE9" w14:textId="0AA582E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 Link</w:t>
            </w: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BD8151F" w14:textId="0C798C7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1492A789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616DB8F" w14:textId="4A6AA69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Figma</w:t>
            </w: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BE760D2" w14:textId="79B526F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1DF31EF4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84E0DA4" w14:textId="0DC7A6F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Prototype Link</w:t>
            </w: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5A500C3" w14:textId="05131D0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53423AB4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68B47A6" w14:textId="6B73DD1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Acceptance Criteria</w:t>
            </w: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50C959A" w14:textId="7066108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Failure logged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No block applied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Output updated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Audit trail created</w:t>
            </w:r>
          </w:p>
        </w:tc>
      </w:tr>
      <w:tr w:rsidR="735A1AC2" w:rsidTr="735A1AC2" w14:paraId="2C9BB7C4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77A9125" w14:textId="2DDFC2B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Solution</w:t>
            </w: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961550E" w14:textId="5F9F904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UCIC lookup validation</w:t>
            </w:r>
          </w:p>
        </w:tc>
      </w:tr>
      <w:tr w:rsidR="735A1AC2" w:rsidTr="735A1AC2" w14:paraId="6E335223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FC88E49" w14:textId="7BD2315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Link to Test Cases</w:t>
            </w: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F1617FF" w14:textId="5806E8D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04E6308D">
        <w:trPr>
          <w:trHeight w:val="300"/>
        </w:trPr>
        <w:tc>
          <w:tcPr>
            <w:tcW w:w="243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1110004" w14:textId="52C629C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Product Owner</w:t>
            </w:r>
          </w:p>
        </w:tc>
        <w:tc>
          <w:tcPr>
            <w:tcW w:w="679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559DECF" w14:textId="0B02E1F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@Prashant Singh</w:t>
            </w:r>
          </w:p>
        </w:tc>
      </w:tr>
    </w:tbl>
    <w:p w:rsidR="735A1AC2" w:rsidP="735A1AC2" w:rsidRDefault="735A1AC2" w14:paraId="320AC99B" w14:textId="39221EC2">
      <w:pPr>
        <w:bidi w:val="0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7FC9047" w:rsidP="735A1AC2" w:rsidRDefault="17FC9047" w14:paraId="0D4081F2" w14:textId="0F26375F">
      <w:pPr>
        <w:pStyle w:val="Heading1"/>
        <w:keepNext w:val="1"/>
        <w:keepLines w:val="1"/>
        <w:bidi w:val="0"/>
        <w:spacing w:before="480" w:beforeAutospacing="off" w:after="36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</w:pPr>
      <w:r w:rsidRPr="735A1AC2" w:rsidR="17FC9047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  <w:t>EDGE CASE USE CASE 3 — MATCHED_RECORD Without INPUT_RECORD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385"/>
        <w:gridCol w:w="6840"/>
      </w:tblGrid>
      <w:tr w:rsidR="735A1AC2" w:rsidTr="735A1AC2" w14:paraId="1A9A54BF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D6F609C" w14:textId="4F992608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 Case</w:t>
            </w:r>
          </w:p>
        </w:tc>
        <w:tc>
          <w:tcPr>
            <w:tcW w:w="684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B4D2ED0" w14:textId="40B86D3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Edge Case — MATCHED_RECORD Without INPUT_RECORD</w:t>
            </w:r>
          </w:p>
        </w:tc>
      </w:tr>
      <w:tr w:rsidR="735A1AC2" w:rsidTr="735A1AC2" w14:paraId="07438826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EF365B0" w14:textId="4734AA6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2E4E3E3" w14:textId="0DF4FAB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Unmatched MATCHED_RECORD should be rejected.</w:t>
            </w:r>
          </w:p>
        </w:tc>
      </w:tr>
      <w:tr w:rsidR="735A1AC2" w:rsidTr="735A1AC2" w14:paraId="29B9A769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F7F28D3" w14:textId="5187835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Jira ID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0BD4961" w14:textId="017867F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0D649648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7B78A18" w14:textId="5628AE8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Ask for MVP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F3D7636" w14:textId="1F3596B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Pair records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Detect mismatch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Add failure</w:t>
            </w:r>
          </w:p>
        </w:tc>
      </w:tr>
      <w:tr w:rsidR="735A1AC2" w:rsidTr="735A1AC2" w14:paraId="16861A65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FF06B3F" w14:textId="167CDEA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D164581" w14:textId="1B32391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1. Read MATCHED_RECORD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 Check for INPUT_RECORD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 Mark missing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4. Add error</w:t>
            </w:r>
          </w:p>
        </w:tc>
      </w:tr>
      <w:tr w:rsidR="735A1AC2" w:rsidTr="735A1AC2" w14:paraId="16AD001B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E870966" w14:textId="028523A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 Link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C589167" w14:textId="31FE364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02DEB906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ADA336F" w14:textId="53E93F4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Figma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382FE88" w14:textId="2AA7A77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0767AF27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597F6A4" w14:textId="566CF6B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Prototype Link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B27B10F" w14:textId="22EF13E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6F65A1D5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2996931" w14:textId="1C6A8F2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Acceptance Criteria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2F23A50" w14:textId="12CC039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No processing happens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Failure listed in report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Audit updated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No block applied</w:t>
            </w:r>
          </w:p>
        </w:tc>
      </w:tr>
      <w:tr w:rsidR="735A1AC2" w:rsidTr="735A1AC2" w14:paraId="3ED73DAE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D3956F1" w14:textId="25F9EA8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Solution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3F78235" w14:textId="1932195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Pairing validation logic</w:t>
            </w:r>
          </w:p>
        </w:tc>
      </w:tr>
      <w:tr w:rsidR="735A1AC2" w:rsidTr="735A1AC2" w14:paraId="34628ACC">
        <w:trPr>
          <w:trHeight w:val="300"/>
        </w:trPr>
        <w:tc>
          <w:tcPr>
            <w:tcW w:w="23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36F1A71" w14:textId="7DCC057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Link to Test Cases</w:t>
            </w:r>
          </w:p>
        </w:tc>
        <w:tc>
          <w:tcPr>
            <w:tcW w:w="684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CC0F0ED" w14:textId="3C2C41B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1742B63C">
        <w:trPr>
          <w:trHeight w:val="300"/>
        </w:trPr>
        <w:tc>
          <w:tcPr>
            <w:tcW w:w="238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3165A2A" w14:textId="3B1102A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Product Owner</w:t>
            </w:r>
          </w:p>
        </w:tc>
        <w:tc>
          <w:tcPr>
            <w:tcW w:w="684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7FA2164" w14:textId="3241D19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@Prashant Singh</w:t>
            </w:r>
          </w:p>
        </w:tc>
      </w:tr>
    </w:tbl>
    <w:p w:rsidR="735A1AC2" w:rsidP="735A1AC2" w:rsidRDefault="735A1AC2" w14:paraId="412F7D59" w14:textId="17068921">
      <w:pPr>
        <w:bidi w:val="0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7FC9047" w:rsidP="735A1AC2" w:rsidRDefault="17FC9047" w14:paraId="6B976B0F" w14:textId="50F8426C">
      <w:pPr>
        <w:pStyle w:val="Heading1"/>
        <w:keepNext w:val="1"/>
        <w:keepLines w:val="1"/>
        <w:bidi w:val="0"/>
        <w:spacing w:before="480" w:beforeAutospacing="off" w:after="36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</w:pPr>
      <w:r w:rsidRPr="735A1AC2" w:rsidR="17FC9047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  <w:t>EDGE CASE USE CASE 4 — Duplicate UCIC Entries in Same File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60"/>
        <w:gridCol w:w="6780"/>
      </w:tblGrid>
      <w:tr w:rsidR="735A1AC2" w:rsidTr="735A1AC2" w14:paraId="2441B2F4">
        <w:trPr>
          <w:trHeight w:val="300"/>
        </w:trPr>
        <w:tc>
          <w:tcPr>
            <w:tcW w:w="246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C969776" w14:textId="6C6AEE5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 Case</w:t>
            </w:r>
          </w:p>
        </w:tc>
        <w:tc>
          <w:tcPr>
            <w:tcW w:w="678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0126DC9" w14:textId="46F8793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Edge Case — Duplicate UCIC Entries</w:t>
            </w:r>
          </w:p>
        </w:tc>
      </w:tr>
      <w:tr w:rsidR="735A1AC2" w:rsidTr="735A1AC2" w14:paraId="4ECD0975">
        <w:trPr>
          <w:trHeight w:val="300"/>
        </w:trPr>
        <w:tc>
          <w:tcPr>
            <w:tcW w:w="24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AB999EA" w14:textId="78B5587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7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0510810" w14:textId="090401F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Multiple INPUT_RECORD entries must treat first as primary.</w:t>
            </w:r>
          </w:p>
        </w:tc>
      </w:tr>
      <w:tr w:rsidR="735A1AC2" w:rsidTr="735A1AC2" w14:paraId="4A11D241">
        <w:trPr>
          <w:trHeight w:val="300"/>
        </w:trPr>
        <w:tc>
          <w:tcPr>
            <w:tcW w:w="24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2BF1C45" w14:textId="4AAC5E7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Jira ID</w:t>
            </w:r>
          </w:p>
        </w:tc>
        <w:tc>
          <w:tcPr>
            <w:tcW w:w="67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8EBAD13" w14:textId="4DA5D628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36524E65">
        <w:trPr>
          <w:trHeight w:val="300"/>
        </w:trPr>
        <w:tc>
          <w:tcPr>
            <w:tcW w:w="24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17B21CA" w14:textId="2B2AC88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Ask for MVP</w:t>
            </w:r>
          </w:p>
        </w:tc>
        <w:tc>
          <w:tcPr>
            <w:tcW w:w="67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216AB57" w14:textId="0635872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Detect duplicates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Process first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Log others as duplicate</w:t>
            </w:r>
          </w:p>
        </w:tc>
      </w:tr>
      <w:tr w:rsidR="735A1AC2" w:rsidTr="735A1AC2" w14:paraId="4DA64264">
        <w:trPr>
          <w:trHeight w:val="300"/>
        </w:trPr>
        <w:tc>
          <w:tcPr>
            <w:tcW w:w="24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10ED79F" w14:textId="0E3F842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</w:t>
            </w:r>
          </w:p>
        </w:tc>
        <w:tc>
          <w:tcPr>
            <w:tcW w:w="67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24D1892" w14:textId="05333FF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1. Track UCIC occurrences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 Process only first instance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 Mark duplicates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4. Add to report</w:t>
            </w:r>
          </w:p>
        </w:tc>
      </w:tr>
      <w:tr w:rsidR="735A1AC2" w:rsidTr="735A1AC2" w14:paraId="7D2DF50D">
        <w:trPr>
          <w:trHeight w:val="300"/>
        </w:trPr>
        <w:tc>
          <w:tcPr>
            <w:tcW w:w="24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500A6B6" w14:textId="38E3292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 Link</w:t>
            </w:r>
          </w:p>
        </w:tc>
        <w:tc>
          <w:tcPr>
            <w:tcW w:w="67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6864BBC" w14:textId="0BABF79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2269F826">
        <w:trPr>
          <w:trHeight w:val="300"/>
        </w:trPr>
        <w:tc>
          <w:tcPr>
            <w:tcW w:w="24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6108C15" w14:textId="1DF6DF9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Figma</w:t>
            </w:r>
          </w:p>
        </w:tc>
        <w:tc>
          <w:tcPr>
            <w:tcW w:w="67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1F86FA0" w14:textId="3EDF1FC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3A7F6ECB">
        <w:trPr>
          <w:trHeight w:val="300"/>
        </w:trPr>
        <w:tc>
          <w:tcPr>
            <w:tcW w:w="24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BA97215" w14:textId="53D173F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Prototype Link</w:t>
            </w:r>
          </w:p>
        </w:tc>
        <w:tc>
          <w:tcPr>
            <w:tcW w:w="67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D33AD2C" w14:textId="40C2C82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6147F6F2">
        <w:trPr>
          <w:trHeight w:val="300"/>
        </w:trPr>
        <w:tc>
          <w:tcPr>
            <w:tcW w:w="24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8AA2EC7" w14:textId="73D0051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Acceptance Criteria</w:t>
            </w:r>
          </w:p>
        </w:tc>
        <w:tc>
          <w:tcPr>
            <w:tcW w:w="67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C0504EE" w14:textId="174E01C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No double processing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Duplicates captured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Audit logs event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System stable</w:t>
            </w:r>
          </w:p>
        </w:tc>
      </w:tr>
      <w:tr w:rsidR="735A1AC2" w:rsidTr="735A1AC2" w14:paraId="59B52405">
        <w:trPr>
          <w:trHeight w:val="300"/>
        </w:trPr>
        <w:tc>
          <w:tcPr>
            <w:tcW w:w="24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4B33667" w14:textId="79347898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Solution</w:t>
            </w:r>
          </w:p>
        </w:tc>
        <w:tc>
          <w:tcPr>
            <w:tcW w:w="67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B3F974C" w14:textId="56BA64C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UCIC dedupe index</w:t>
            </w:r>
          </w:p>
        </w:tc>
      </w:tr>
      <w:tr w:rsidR="735A1AC2" w:rsidTr="735A1AC2" w14:paraId="72065196">
        <w:trPr>
          <w:trHeight w:val="300"/>
        </w:trPr>
        <w:tc>
          <w:tcPr>
            <w:tcW w:w="24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73CF034" w14:textId="07F9FB1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Link to Test Cases</w:t>
            </w:r>
          </w:p>
        </w:tc>
        <w:tc>
          <w:tcPr>
            <w:tcW w:w="67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1CC21A0" w14:textId="6C0E582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7A3711A3">
        <w:trPr>
          <w:trHeight w:val="300"/>
        </w:trPr>
        <w:tc>
          <w:tcPr>
            <w:tcW w:w="246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DF2741D" w14:textId="786AD43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Product Owner</w:t>
            </w:r>
          </w:p>
        </w:tc>
        <w:tc>
          <w:tcPr>
            <w:tcW w:w="678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039AECC" w14:textId="07CB64A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@Prashant Singh</w:t>
            </w:r>
          </w:p>
        </w:tc>
      </w:tr>
    </w:tbl>
    <w:p w:rsidR="17FC9047" w:rsidP="735A1AC2" w:rsidRDefault="17FC9047" w14:paraId="20EC9512" w14:textId="11B6E6AE">
      <w:pPr>
        <w:pStyle w:val="Heading1"/>
        <w:keepNext w:val="1"/>
        <w:keepLines w:val="1"/>
        <w:bidi w:val="0"/>
        <w:spacing w:before="480" w:beforeAutospacing="off" w:after="36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</w:pPr>
      <w:r w:rsidRPr="735A1AC2" w:rsidR="17FC9047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  <w:t>EDGE CASE USE CASE 5 — Customer Archived (Closed Account)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30"/>
        <w:gridCol w:w="6795"/>
      </w:tblGrid>
      <w:tr w:rsidR="735A1AC2" w:rsidTr="735A1AC2" w14:paraId="49D36676">
        <w:trPr>
          <w:trHeight w:val="300"/>
        </w:trPr>
        <w:tc>
          <w:tcPr>
            <w:tcW w:w="243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01C4315" w14:textId="1A1E4BE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 Case</w:t>
            </w:r>
          </w:p>
        </w:tc>
        <w:tc>
          <w:tcPr>
            <w:tcW w:w="679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F0EB9F9" w14:textId="7310D67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Edge Case — Archived Customer</w:t>
            </w:r>
          </w:p>
        </w:tc>
      </w:tr>
      <w:tr w:rsidR="735A1AC2" w:rsidTr="735A1AC2" w14:paraId="1FEF828F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4AAFEF4" w14:textId="5378AC6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8E25F9B" w14:textId="4AD9A1D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Archived accounts cannot be blocked.</w:t>
            </w:r>
          </w:p>
        </w:tc>
      </w:tr>
      <w:tr w:rsidR="735A1AC2" w:rsidTr="735A1AC2" w14:paraId="5841651D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A4683DA" w14:textId="5287AC2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Jira ID</w:t>
            </w: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F30D008" w14:textId="7ED72C7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28CBF8DF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1E5A4FD" w14:textId="65F198A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Ask for MVP</w:t>
            </w: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019F53B" w14:textId="5B531F7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Check archive status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Reject processing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Add to report</w:t>
            </w:r>
          </w:p>
        </w:tc>
      </w:tr>
      <w:tr w:rsidR="735A1AC2" w:rsidTr="735A1AC2" w14:paraId="29D60FB3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BCE826C" w14:textId="622065B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</w:t>
            </w: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09BC270" w14:textId="4157E7A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1. Identify archived customer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 Skip block only if tag value is same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 Write failure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4. Log in audit</w:t>
            </w:r>
          </w:p>
          <w:p w:rsidR="735A1AC2" w:rsidP="735A1AC2" w:rsidRDefault="735A1AC2" w14:paraId="2D371055" w14:textId="2A6A92F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</w:p>
          <w:p w:rsidR="735A1AC2" w:rsidP="735A1AC2" w:rsidRDefault="735A1AC2" w14:paraId="2085B7E2" w14:textId="36427DC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Update if tag value is changed</w:t>
            </w:r>
          </w:p>
        </w:tc>
      </w:tr>
      <w:tr w:rsidR="735A1AC2" w:rsidTr="735A1AC2" w14:paraId="483C3A92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D7CC932" w14:textId="0A624C4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 Link</w:t>
            </w: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1FDA05C" w14:textId="6DA7719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777A942D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F15542B" w14:textId="0259E31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Figma</w:t>
            </w: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2D73428" w14:textId="4E48531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09C11F6D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5AAB168" w14:textId="4A0F1AA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Prototype Link</w:t>
            </w: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CC17A96" w14:textId="265E76D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34314F95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4E4567B" w14:textId="0203097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Acceptance Criteria</w:t>
            </w: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7B6EE81" w14:textId="345241A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No block applied if tag value is same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Failure reason correct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Included in output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Audit updated</w:t>
            </w:r>
          </w:p>
        </w:tc>
      </w:tr>
      <w:tr w:rsidR="735A1AC2" w:rsidTr="735A1AC2" w14:paraId="173B3156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464A770" w14:textId="2E7359F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Solution</w:t>
            </w: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E4C4519" w14:textId="2756AC3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Account status validator</w:t>
            </w:r>
          </w:p>
        </w:tc>
      </w:tr>
      <w:tr w:rsidR="735A1AC2" w:rsidTr="735A1AC2" w14:paraId="7039FDA6">
        <w:trPr>
          <w:trHeight w:val="300"/>
        </w:trPr>
        <w:tc>
          <w:tcPr>
            <w:tcW w:w="243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06AA798" w14:textId="353F4F6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Link to Test Cases</w:t>
            </w:r>
          </w:p>
        </w:tc>
        <w:tc>
          <w:tcPr>
            <w:tcW w:w="679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006CD85" w14:textId="3B49BFC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057BD6C5">
        <w:trPr>
          <w:trHeight w:val="300"/>
        </w:trPr>
        <w:tc>
          <w:tcPr>
            <w:tcW w:w="243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BC82F6C" w14:textId="0AE0A67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Product Owner</w:t>
            </w:r>
          </w:p>
        </w:tc>
        <w:tc>
          <w:tcPr>
            <w:tcW w:w="679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1165D1A" w14:textId="14E6BD1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@Prashant Singh</w:t>
            </w:r>
          </w:p>
        </w:tc>
      </w:tr>
    </w:tbl>
    <w:p w:rsidR="735A1AC2" w:rsidP="735A1AC2" w:rsidRDefault="735A1AC2" w14:paraId="47702490" w14:textId="21B084CA">
      <w:pPr>
        <w:bidi w:val="0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7FC9047" w:rsidP="735A1AC2" w:rsidRDefault="17FC9047" w14:paraId="30F3BE5D" w14:textId="191CB0FC">
      <w:pPr>
        <w:pStyle w:val="Heading1"/>
        <w:keepNext w:val="1"/>
        <w:keepLines w:val="1"/>
        <w:bidi w:val="0"/>
        <w:spacing w:before="480" w:beforeAutospacing="off" w:after="36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</w:pPr>
      <w:r w:rsidRPr="735A1AC2" w:rsidR="17FC9047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  <w:t>EDGE CASE USE CASE 6 — Multiple MATCHED_RECORDs for Same UCIC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75"/>
        <w:gridCol w:w="6750"/>
      </w:tblGrid>
      <w:tr w:rsidR="735A1AC2" w:rsidTr="735A1AC2" w14:paraId="4092BF92">
        <w:trPr>
          <w:trHeight w:val="300"/>
        </w:trPr>
        <w:tc>
          <w:tcPr>
            <w:tcW w:w="247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5196D3F" w14:textId="38A8FF0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 Case</w:t>
            </w:r>
          </w:p>
        </w:tc>
        <w:tc>
          <w:tcPr>
            <w:tcW w:w="675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2A112D0" w14:textId="1253774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Edge Case — Multiple MATCHED_RECORDs Merge</w:t>
            </w:r>
          </w:p>
        </w:tc>
      </w:tr>
      <w:tr w:rsidR="735A1AC2" w:rsidTr="735A1AC2" w14:paraId="7E74054F">
        <w:trPr>
          <w:trHeight w:val="300"/>
        </w:trPr>
        <w:tc>
          <w:tcPr>
            <w:tcW w:w="24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0FC4143" w14:textId="440DDD7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75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2E75720" w14:textId="1E45C98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Merge all match types for UCIC.</w:t>
            </w:r>
          </w:p>
        </w:tc>
      </w:tr>
      <w:tr w:rsidR="735A1AC2" w:rsidTr="735A1AC2" w14:paraId="5129A8DF">
        <w:trPr>
          <w:trHeight w:val="300"/>
        </w:trPr>
        <w:tc>
          <w:tcPr>
            <w:tcW w:w="24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5E663C4" w14:textId="56CFFD1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Jira ID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546D1DE" w14:textId="0754D17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245C8E16">
        <w:trPr>
          <w:trHeight w:val="300"/>
        </w:trPr>
        <w:tc>
          <w:tcPr>
            <w:tcW w:w="24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06D69F1" w14:textId="0DB9881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Ask for MVP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9C1D412" w14:textId="1C8C4E7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Collect matches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Merge comma-separated</w:t>
            </w:r>
          </w:p>
        </w:tc>
      </w:tr>
      <w:tr w:rsidR="735A1AC2" w:rsidTr="735A1AC2" w14:paraId="40B2AA6C">
        <w:trPr>
          <w:trHeight w:val="300"/>
        </w:trPr>
        <w:tc>
          <w:tcPr>
            <w:tcW w:w="24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50FAFDB" w14:textId="59AA491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B660566" w14:textId="0A75437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1. Identify all matches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 Extract match types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 Merge CSV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4. Update support fields</w:t>
            </w:r>
          </w:p>
        </w:tc>
      </w:tr>
      <w:tr w:rsidR="735A1AC2" w:rsidTr="735A1AC2" w14:paraId="0CED67D0">
        <w:trPr>
          <w:trHeight w:val="300"/>
        </w:trPr>
        <w:tc>
          <w:tcPr>
            <w:tcW w:w="24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3CEC54F" w14:textId="352B887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 Link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2E0E3FE" w14:textId="0FC6CB4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7F8C8567">
        <w:trPr>
          <w:trHeight w:val="300"/>
        </w:trPr>
        <w:tc>
          <w:tcPr>
            <w:tcW w:w="24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A562831" w14:textId="59B0CDC8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Figma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15C1422" w14:textId="18BB783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21B852A6">
        <w:trPr>
          <w:trHeight w:val="300"/>
        </w:trPr>
        <w:tc>
          <w:tcPr>
            <w:tcW w:w="24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307CE5E" w14:textId="21F8B53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Prototype Link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594A0AC" w14:textId="102E74E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3A6461C9">
        <w:trPr>
          <w:trHeight w:val="300"/>
        </w:trPr>
        <w:tc>
          <w:tcPr>
            <w:tcW w:w="24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B99258D" w14:textId="1A18F73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Acceptance Criteria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5EF1A63" w14:textId="6B03F87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All matches included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Comma formatting correct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No overwrites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Consistent output</w:t>
            </w:r>
          </w:p>
        </w:tc>
      </w:tr>
      <w:tr w:rsidR="735A1AC2" w:rsidTr="735A1AC2" w14:paraId="21CE6174">
        <w:trPr>
          <w:trHeight w:val="300"/>
        </w:trPr>
        <w:tc>
          <w:tcPr>
            <w:tcW w:w="24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23788B4" w14:textId="705A983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Solution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3CFFF28" w14:textId="644EFE5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Match aggregation engine</w:t>
            </w:r>
          </w:p>
        </w:tc>
      </w:tr>
      <w:tr w:rsidR="735A1AC2" w:rsidTr="735A1AC2" w14:paraId="728F9FD2">
        <w:trPr>
          <w:trHeight w:val="300"/>
        </w:trPr>
        <w:tc>
          <w:tcPr>
            <w:tcW w:w="24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1160176" w14:textId="6A62796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Link to Test Cases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CC94C49" w14:textId="3A34E8D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428D2F24">
        <w:trPr>
          <w:trHeight w:val="300"/>
        </w:trPr>
        <w:tc>
          <w:tcPr>
            <w:tcW w:w="247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C92B448" w14:textId="41B68FF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Product Owner</w:t>
            </w:r>
          </w:p>
        </w:tc>
        <w:tc>
          <w:tcPr>
            <w:tcW w:w="675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BB2B004" w14:textId="7F15AF8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@Prashant Singh</w:t>
            </w:r>
          </w:p>
        </w:tc>
      </w:tr>
    </w:tbl>
    <w:p w:rsidR="735A1AC2" w:rsidP="735A1AC2" w:rsidRDefault="735A1AC2" w14:paraId="2B0C5412" w14:textId="52B54E39">
      <w:pPr>
        <w:bidi w:val="0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7FC9047" w:rsidP="735A1AC2" w:rsidRDefault="17FC9047" w14:paraId="5A0BB595" w14:textId="496C0F53">
      <w:pPr>
        <w:pStyle w:val="Heading1"/>
        <w:keepNext w:val="1"/>
        <w:keepLines w:val="1"/>
        <w:bidi w:val="0"/>
        <w:spacing w:before="480" w:beforeAutospacing="off" w:after="36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</w:pPr>
      <w:r w:rsidRPr="735A1AC2" w:rsidR="17FC9047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  <w:t>EDGE CASE USE CASE 7 — Reverse Factiva Override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505"/>
        <w:gridCol w:w="6735"/>
      </w:tblGrid>
      <w:tr w:rsidR="735A1AC2" w:rsidTr="735A1AC2" w14:paraId="0ACA4F1B">
        <w:trPr>
          <w:trHeight w:val="300"/>
        </w:trPr>
        <w:tc>
          <w:tcPr>
            <w:tcW w:w="25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52C436A" w14:textId="7CE464B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 Case</w:t>
            </w:r>
          </w:p>
        </w:tc>
        <w:tc>
          <w:tcPr>
            <w:tcW w:w="673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D6C6718" w14:textId="181C2FD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Edge Case — Reverse Factiva Override</w:t>
            </w:r>
          </w:p>
        </w:tc>
      </w:tr>
      <w:tr w:rsidR="735A1AC2" w:rsidTr="735A1AC2" w14:paraId="7DD3727C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88CE9B1" w14:textId="488E2B2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1D04CBE" w14:textId="04CC3D6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Reverse factiva must override Factiva for same UCIC.</w:t>
            </w:r>
          </w:p>
        </w:tc>
      </w:tr>
      <w:tr w:rsidR="735A1AC2" w:rsidTr="735A1AC2" w14:paraId="67054020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B5CE351" w14:textId="1185FAD0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Jira ID</w:t>
            </w: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0A21B7C" w14:textId="3E9BD008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5605A999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B7A176A" w14:textId="1AA3223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Ask for MVP</w:t>
            </w: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FB60122" w14:textId="3DA1A37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Compare UCIC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Override match type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Skip block reversal</w:t>
            </w:r>
          </w:p>
        </w:tc>
      </w:tr>
      <w:tr w:rsidR="735A1AC2" w:rsidTr="735A1AC2" w14:paraId="037ABF65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4D23E63" w14:textId="0F336F9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</w:t>
            </w: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12C0641" w14:textId="4D41CBE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1. Process Factiva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 Process Reverse Factiva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 Override fields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4. Save updated values</w:t>
            </w:r>
          </w:p>
        </w:tc>
      </w:tr>
      <w:tr w:rsidR="735A1AC2" w:rsidTr="735A1AC2" w14:paraId="3FC2C3D5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1961506" w14:textId="0354B5A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 Link</w:t>
            </w: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B10925B" w14:textId="4406B6C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56E1D3D5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F61A427" w14:textId="5EC0EB5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Figma</w:t>
            </w: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A1E4BCB" w14:textId="3859FEA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7A06B126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AF35DD4" w14:textId="04C0A9F5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Prototype Link</w:t>
            </w: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6C77102" w14:textId="058B433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43BD61DF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BC16609" w14:textId="564DA9E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Acceptance Criteria</w:t>
            </w: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A91FD1C" w14:textId="6EC24DC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Support center shows override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No block removal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Audit entry logged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Final match correct</w:t>
            </w:r>
          </w:p>
        </w:tc>
      </w:tr>
      <w:tr w:rsidR="735A1AC2" w:rsidTr="735A1AC2" w14:paraId="710CCD91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2830007" w14:textId="0E8550B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Solution</w:t>
            </w: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E46232B" w14:textId="5E2A002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Override precedence logic</w:t>
            </w:r>
          </w:p>
        </w:tc>
      </w:tr>
      <w:tr w:rsidR="735A1AC2" w:rsidTr="735A1AC2" w14:paraId="74829A8C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DA6D2B4" w14:textId="7853E3B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Link to Test Cases</w:t>
            </w: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656F90D" w14:textId="2E4A588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3F54D976">
        <w:trPr>
          <w:trHeight w:val="300"/>
        </w:trPr>
        <w:tc>
          <w:tcPr>
            <w:tcW w:w="250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2B15C81" w14:textId="25F46CE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Product Owner</w:t>
            </w:r>
          </w:p>
        </w:tc>
        <w:tc>
          <w:tcPr>
            <w:tcW w:w="673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C8B85C9" w14:textId="2530B8D9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@Prashant Singh</w:t>
            </w:r>
          </w:p>
        </w:tc>
      </w:tr>
    </w:tbl>
    <w:p w:rsidR="735A1AC2" w:rsidP="735A1AC2" w:rsidRDefault="735A1AC2" w14:paraId="33CA48D4" w14:textId="2A08BE98">
      <w:pPr>
        <w:bidi w:val="0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7FC9047" w:rsidP="735A1AC2" w:rsidRDefault="17FC9047" w14:paraId="105857E6" w14:textId="3DDDD1C6">
      <w:pPr>
        <w:pStyle w:val="Heading1"/>
        <w:keepNext w:val="1"/>
        <w:keepLines w:val="1"/>
        <w:bidi w:val="0"/>
        <w:spacing w:before="480" w:beforeAutospacing="off" w:after="360" w:afterAutospacing="off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</w:pPr>
      <w:r w:rsidRPr="735A1AC2" w:rsidR="17FC9047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030712"/>
          <w:sz w:val="24"/>
          <w:szCs w:val="24"/>
          <w:lang w:val="en-US"/>
        </w:rPr>
        <w:t>EDGE CASE USE CASE 8 — Missing Mandatory Fields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505"/>
        <w:gridCol w:w="6735"/>
      </w:tblGrid>
      <w:tr w:rsidR="735A1AC2" w:rsidTr="735A1AC2" w14:paraId="5D9E7893">
        <w:trPr>
          <w:trHeight w:val="300"/>
        </w:trPr>
        <w:tc>
          <w:tcPr>
            <w:tcW w:w="25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F4F53C9" w14:textId="578392B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 Case</w:t>
            </w:r>
          </w:p>
        </w:tc>
        <w:tc>
          <w:tcPr>
            <w:tcW w:w="673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670C80B" w14:textId="4863BAE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Edge Case — Missing Mandatory Fields</w:t>
            </w:r>
          </w:p>
        </w:tc>
      </w:tr>
      <w:tr w:rsidR="735A1AC2" w:rsidTr="735A1AC2" w14:paraId="616F4202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12591EF" w14:textId="2B4FDC68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AD97472" w14:textId="7EE4B0A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Missing UCIC, DOB, or MATCH_BASE results in failure.</w:t>
            </w:r>
          </w:p>
        </w:tc>
      </w:tr>
      <w:tr w:rsidR="735A1AC2" w:rsidTr="735A1AC2" w14:paraId="5270F9DD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07BC25F" w14:textId="73FEBE8D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Jira ID</w:t>
            </w: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2BC5F2D" w14:textId="19DB18B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29526A35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7A91A66" w14:textId="4ED44B4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Ask for MVP</w:t>
            </w: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FCAD0F6" w14:textId="256A2D0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Validate fields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 Reject incomplete rows</w:t>
            </w:r>
          </w:p>
        </w:tc>
      </w:tr>
      <w:tr w:rsidR="735A1AC2" w:rsidTr="735A1AC2" w14:paraId="1C634ACF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6197AD96" w14:textId="1DCCD9B3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</w:t>
            </w: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F7F2F65" w14:textId="0D9AD05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1. Row parsed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2. Mandatory fields checked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3. Reject invalid row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4. Add to output</w:t>
            </w:r>
          </w:p>
        </w:tc>
      </w:tr>
      <w:tr w:rsidR="735A1AC2" w:rsidTr="735A1AC2" w14:paraId="7EEA8697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7D2CB3A" w14:textId="5219496F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User Flow Link</w:t>
            </w: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6E7319F" w14:textId="677DB428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63C19502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0AF7BA0" w14:textId="6DC6F512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Figma</w:t>
            </w: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029F68B" w14:textId="192C68D7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3363FD5D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09551106" w14:textId="4E87741A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Prototype Link</w:t>
            </w: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FA0CDC4" w14:textId="35F134E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59BE1712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72543432" w14:textId="64AC829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Acceptance Criteria</w:t>
            </w: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4AC4E625" w14:textId="0FE0F50E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Mandatory validation enforced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Failures logged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No partial processing</w:t>
            </w:r>
            <w:r>
              <w:br/>
            </w: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• Audit trail updated</w:t>
            </w:r>
          </w:p>
        </w:tc>
      </w:tr>
      <w:tr w:rsidR="735A1AC2" w:rsidTr="735A1AC2" w14:paraId="6F40070B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1B6E1A46" w14:textId="7B34B73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Solution</w:t>
            </w: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E711AB7" w14:textId="5C919931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Field-level schema validator</w:t>
            </w:r>
          </w:p>
        </w:tc>
      </w:tr>
      <w:tr w:rsidR="735A1AC2" w:rsidTr="735A1AC2" w14:paraId="541B1BC6">
        <w:trPr>
          <w:trHeight w:val="300"/>
        </w:trPr>
        <w:tc>
          <w:tcPr>
            <w:tcW w:w="25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C5A20F2" w14:textId="16460954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Link to Test Cases</w:t>
            </w:r>
          </w:p>
        </w:tc>
        <w:tc>
          <w:tcPr>
            <w:tcW w:w="67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360CCF00" w14:textId="3CE1B89C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[To be created]</w:t>
            </w:r>
          </w:p>
        </w:tc>
      </w:tr>
      <w:tr w:rsidR="735A1AC2" w:rsidTr="735A1AC2" w14:paraId="3046F716">
        <w:trPr>
          <w:trHeight w:val="300"/>
        </w:trPr>
        <w:tc>
          <w:tcPr>
            <w:tcW w:w="250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56744FC5" w14:textId="1F87348B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Product Owner</w:t>
            </w:r>
          </w:p>
        </w:tc>
        <w:tc>
          <w:tcPr>
            <w:tcW w:w="673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5A1AC2" w:rsidP="735A1AC2" w:rsidRDefault="735A1AC2" w14:paraId="2D62EEF2" w14:textId="18AF0446">
            <w:p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5A1AC2" w:rsidR="735A1AC2">
              <w:rPr>
                <w:rFonts w:ascii="Nunito" w:hAnsi="Nunito" w:eastAsia="Nunito" w:cs="Nunito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@Prashant Singh</w:t>
            </w:r>
          </w:p>
        </w:tc>
      </w:tr>
    </w:tbl>
    <w:p w:rsidR="735A1AC2" w:rsidP="735A1AC2" w:rsidRDefault="735A1AC2" w14:paraId="23EE481C" w14:textId="3C752438">
      <w:p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35A1AC2" w:rsidP="735A1AC2" w:rsidRDefault="735A1AC2" w14:paraId="166D32F7" w14:textId="4C4346E6">
      <w:pPr>
        <w:pStyle w:val="Normal"/>
        <w:bidi w:val="0"/>
        <w:rPr>
          <w:noProof w:val="0"/>
          <w:lang w:val="en-US"/>
        </w:rPr>
      </w:pPr>
    </w:p>
    <w:p xmlns:wp14="http://schemas.microsoft.com/office/word/2010/wordml" w:rsidP="27897107" wp14:paraId="459A79FA" wp14:textId="1E8439E6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bookmarkStart w:name="_Output_Report_Format" w:id="952853208"/>
      <w:r w:rsidRPr="4B30525D" w:rsidR="7BA1729D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 xml:space="preserve">Output </w:t>
      </w:r>
      <w:r w:rsidRPr="4B30525D" w:rsidR="699C8A94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Report F</w:t>
      </w:r>
      <w:r w:rsidRPr="4B30525D" w:rsidR="7BA1729D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ormat</w:t>
      </w:r>
      <w:bookmarkEnd w:id="952853208"/>
    </w:p>
    <w:tbl>
      <w:tblPr>
        <w:tblStyle w:val="TableNormal"/>
        <w:bidiVisual w:val="0"/>
        <w:tblW w:w="9524" w:type="dxa"/>
        <w:tblLayout w:type="fixed"/>
        <w:tblLook w:val="06A0" w:firstRow="1" w:lastRow="0" w:firstColumn="1" w:lastColumn="0" w:noHBand="1" w:noVBand="1"/>
      </w:tblPr>
      <w:tblGrid>
        <w:gridCol w:w="744"/>
        <w:gridCol w:w="615"/>
        <w:gridCol w:w="551"/>
        <w:gridCol w:w="552"/>
        <w:gridCol w:w="490"/>
        <w:gridCol w:w="690"/>
        <w:gridCol w:w="448"/>
        <w:gridCol w:w="479"/>
        <w:gridCol w:w="718"/>
        <w:gridCol w:w="705"/>
        <w:gridCol w:w="612"/>
        <w:gridCol w:w="734"/>
        <w:gridCol w:w="1093"/>
        <w:gridCol w:w="1093"/>
      </w:tblGrid>
      <w:tr w:rsidR="667CD036" w:rsidTr="735A1AC2" w14:paraId="48F8DAB2">
        <w:trPr>
          <w:trHeight w:val="300"/>
        </w:trPr>
        <w:tc>
          <w:tcPr>
            <w:tcW w:w="74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25E4A28E" w14:textId="44251E8F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DEDUPE_FACTIVA</w:t>
            </w:r>
          </w:p>
        </w:tc>
        <w:tc>
          <w:tcPr>
            <w:tcW w:w="6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51C6B722" w14:textId="26E7D451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DEDUPE_DATE</w:t>
            </w:r>
          </w:p>
        </w:tc>
        <w:tc>
          <w:tcPr>
            <w:tcW w:w="55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328282FB" w:rsidRDefault="667CD036" w14:paraId="3D692F74" w14:textId="7FC27EE8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highlight w:val="yellow"/>
                <w:u w:val="none"/>
              </w:rPr>
            </w:pPr>
            <w:r w:rsidRPr="328282FB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highlight w:val="yellow"/>
                <w:u w:val="none"/>
              </w:rPr>
              <w:t>FILLER</w:t>
            </w:r>
          </w:p>
        </w:tc>
        <w:tc>
          <w:tcPr>
            <w:tcW w:w="5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05AC08EA" w14:textId="3255ADF0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Name</w:t>
            </w:r>
          </w:p>
        </w:tc>
        <w:tc>
          <w:tcPr>
            <w:tcW w:w="4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75178B50" w14:textId="2CF7F998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Relationship</w:t>
            </w:r>
          </w:p>
        </w:tc>
        <w:tc>
          <w:tcPr>
            <w:tcW w:w="6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0FFAD9CA" w14:textId="21D2D5D7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Logo</w:t>
            </w:r>
          </w:p>
        </w:tc>
        <w:tc>
          <w:tcPr>
            <w:tcW w:w="4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6F42CE0C" w14:textId="3E2B8E35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Block #1 </w:t>
            </w:r>
          </w:p>
        </w:tc>
        <w:tc>
          <w:tcPr>
            <w:tcW w:w="47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4EA1E5E6" w14:textId="78ED764E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Block #2 </w:t>
            </w:r>
          </w:p>
        </w:tc>
        <w:tc>
          <w:tcPr>
            <w:tcW w:w="7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7F80FB53" w14:textId="38B46883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Block #1 Date</w:t>
            </w:r>
          </w:p>
        </w:tc>
        <w:tc>
          <w:tcPr>
            <w:tcW w:w="7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0639A92B" w14:textId="0433305E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Block #2 Date</w:t>
            </w:r>
          </w:p>
        </w:tc>
        <w:tc>
          <w:tcPr>
            <w:tcW w:w="6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43A43E4A" w14:textId="26A7F3E7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Credit Limit</w:t>
            </w:r>
          </w:p>
        </w:tc>
        <w:tc>
          <w:tcPr>
            <w:tcW w:w="7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676CD4A5" w14:textId="33E703A2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Status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72A55333" w14:textId="71C32BC3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Reject reason 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424A7E" w:rsidP="053B87FF" w:rsidRDefault="78424A7E" w14:paraId="51DF804E" w14:textId="4B39B0FC">
            <w:pPr>
              <w:pStyle w:val="Normal"/>
              <w:bidi w:val="0"/>
              <w:jc w:val="center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ins w:author="Mohammad Ayaan" w:date="2025-12-04T06:51:56.458Z" w:id="2144559338">
              <w:r w:rsidRPr="053B87FF" w:rsidR="78424A7E">
                <w:rPr>
                  <w:rFonts w:ascii="Nunito" w:hAnsi="Nunito" w:eastAsia="Nunito" w:cs="Nunito"/>
                  <w:b w:val="1"/>
                  <w:bCs w:val="1"/>
                  <w:i w:val="0"/>
                  <w:iCs w:val="0"/>
                  <w:strike w:val="0"/>
                  <w:dstrike w:val="0"/>
                  <w:color w:val="000000" w:themeColor="text1" w:themeTint="FF" w:themeShade="FF"/>
                  <w:sz w:val="22"/>
                  <w:szCs w:val="22"/>
                  <w:u w:val="none"/>
                </w:rPr>
                <w:t>Customer ID</w:t>
              </w:r>
            </w:ins>
          </w:p>
        </w:tc>
      </w:tr>
      <w:tr w:rsidR="667CD036" w:rsidTr="735A1AC2" w14:paraId="64E0388D">
        <w:trPr>
          <w:trHeight w:val="300"/>
        </w:trPr>
        <w:tc>
          <w:tcPr>
            <w:tcW w:w="74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776627B4" w14:textId="2A8746AA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Factiva/PEP/Neg List</w:t>
            </w:r>
          </w:p>
        </w:tc>
        <w:tc>
          <w:tcPr>
            <w:tcW w:w="6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4FDF7F7F" w14:textId="453ED60E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17-Jan-25</w:t>
            </w:r>
          </w:p>
        </w:tc>
        <w:tc>
          <w:tcPr>
            <w:tcW w:w="55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328282FB" w:rsidRDefault="667CD036" w14:paraId="60E63A51" w14:textId="64BAF95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328282FB" w:rsidR="79B61982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 be kept blank</w:t>
            </w:r>
          </w:p>
        </w:tc>
        <w:tc>
          <w:tcPr>
            <w:tcW w:w="5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1974EC4C" w14:textId="611C67F9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Name of the customer</w:t>
            </w:r>
          </w:p>
        </w:tc>
        <w:tc>
          <w:tcPr>
            <w:tcW w:w="4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27897107" w:rsidRDefault="667CD036" w14:paraId="60A58F22" w14:textId="6A473D6A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0CF70F1D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</w:tc>
        <w:tc>
          <w:tcPr>
            <w:tcW w:w="6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4B30525D" w:rsidRDefault="667CD036" w14:paraId="579241A0" w14:textId="6A473D6A">
            <w:pPr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5EC9972A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  <w:p w:rsidR="667CD036" w:rsidP="4B30525D" w:rsidRDefault="667CD036" w14:paraId="2A160861" w14:textId="633F8DC9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4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4B30525D" w:rsidRDefault="667CD036" w14:paraId="0EFAABC1" w14:textId="543CC02F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157A3F05">
              <w:rPr>
                <w:rFonts w:ascii="Nunito" w:hAnsi="Nunito" w:eastAsia="Nunito" w:cs="Nunito"/>
                <w:sz w:val="22"/>
                <w:szCs w:val="22"/>
              </w:rPr>
              <w:t>T2</w:t>
            </w:r>
          </w:p>
        </w:tc>
        <w:tc>
          <w:tcPr>
            <w:tcW w:w="47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4B30525D" w:rsidRDefault="667CD036" w14:paraId="3358CADE" w14:textId="471E780A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B30525D" w:rsidR="24015D44">
              <w:rPr>
                <w:rFonts w:ascii="Nunito" w:hAnsi="Nunito" w:eastAsia="Nunito" w:cs="Nunito"/>
                <w:sz w:val="22"/>
                <w:szCs w:val="22"/>
              </w:rPr>
              <w:t>L2</w:t>
            </w:r>
          </w:p>
        </w:tc>
        <w:tc>
          <w:tcPr>
            <w:tcW w:w="7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27897107" w:rsidRDefault="667CD036" w14:paraId="03E5CAB6" w14:textId="024F952B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12F05A68">
              <w:rPr>
                <w:rFonts w:ascii="Nunito" w:hAnsi="Nunito" w:eastAsia="Nunito" w:cs="Nunito"/>
                <w:sz w:val="22"/>
                <w:szCs w:val="22"/>
              </w:rPr>
              <w:t>Date of block 1</w:t>
            </w:r>
          </w:p>
        </w:tc>
        <w:tc>
          <w:tcPr>
            <w:tcW w:w="7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27897107" w:rsidRDefault="667CD036" w14:paraId="269D19B7" w14:textId="58AB7A4C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12F05A68">
              <w:rPr>
                <w:rFonts w:ascii="Nunito" w:hAnsi="Nunito" w:eastAsia="Nunito" w:cs="Nunito"/>
                <w:sz w:val="22"/>
                <w:szCs w:val="22"/>
              </w:rPr>
              <w:t>Date of block 2 or NA</w:t>
            </w:r>
          </w:p>
        </w:tc>
        <w:tc>
          <w:tcPr>
            <w:tcW w:w="6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27897107" w:rsidRDefault="667CD036" w14:paraId="1937BD02" w14:textId="6EFBADA0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15A53C37">
              <w:rPr>
                <w:rFonts w:ascii="Nunito" w:hAnsi="Nunito" w:eastAsia="Nunito" w:cs="Nunito"/>
                <w:sz w:val="22"/>
                <w:szCs w:val="22"/>
              </w:rPr>
              <w:t>Credit lim</w:t>
            </w:r>
            <w:r w:rsidRPr="4B30525D" w:rsidR="57D74FC9">
              <w:rPr>
                <w:rFonts w:ascii="Nunito" w:hAnsi="Nunito" w:eastAsia="Nunito" w:cs="Nunito"/>
                <w:sz w:val="22"/>
                <w:szCs w:val="22"/>
              </w:rPr>
              <w:t>it</w:t>
            </w:r>
          </w:p>
        </w:tc>
        <w:tc>
          <w:tcPr>
            <w:tcW w:w="7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27897107" w:rsidRDefault="667CD036" w14:paraId="54BE4AA8" w14:textId="7DEBE1F5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12F05A68">
              <w:rPr>
                <w:rFonts w:ascii="Nunito" w:hAnsi="Nunito" w:eastAsia="Nunito" w:cs="Nunito"/>
                <w:sz w:val="22"/>
                <w:szCs w:val="22"/>
              </w:rPr>
              <w:t>Success / Failure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27897107" w:rsidRDefault="667CD036" w14:paraId="3B4F414E" w14:textId="1D483E3F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12F05A68">
              <w:rPr>
                <w:rFonts w:ascii="Nunito" w:hAnsi="Nunito" w:eastAsia="Nunito" w:cs="Nunito"/>
                <w:sz w:val="22"/>
                <w:szCs w:val="22"/>
              </w:rPr>
              <w:t>Concatenated fields which failed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53B87FF" w:rsidP="053B87FF" w:rsidRDefault="053B87FF" w14:paraId="50D14A26" w14:textId="65B16D81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</w:p>
        </w:tc>
      </w:tr>
      <w:tr w:rsidR="667CD036" w:rsidTr="735A1AC2" w14:paraId="67383796">
        <w:trPr>
          <w:trHeight w:val="300"/>
        </w:trPr>
        <w:tc>
          <w:tcPr>
            <w:tcW w:w="74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2612F209" w14:textId="75185C90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Factiva/PEP/Neg List</w:t>
            </w:r>
          </w:p>
        </w:tc>
        <w:tc>
          <w:tcPr>
            <w:tcW w:w="6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354930D3" w14:textId="7E583CA3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17-Jan-25</w:t>
            </w:r>
          </w:p>
        </w:tc>
        <w:tc>
          <w:tcPr>
            <w:tcW w:w="55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328282FB" w:rsidRDefault="667CD036" w14:paraId="0826AE74" w14:textId="081991A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328282FB" w:rsidR="5DA15173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 be kept blan</w:t>
            </w:r>
            <w:r w:rsidRPr="328282FB" w:rsidR="1CD16BF3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</w:t>
            </w:r>
          </w:p>
        </w:tc>
        <w:tc>
          <w:tcPr>
            <w:tcW w:w="5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61B5EB8F" w14:textId="3E99DFC3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Name of the customer</w:t>
            </w:r>
          </w:p>
        </w:tc>
        <w:tc>
          <w:tcPr>
            <w:tcW w:w="4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27897107" w:rsidRDefault="667CD036" w14:paraId="521D9796" w14:textId="5C196AA7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2EF310C9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</w:tc>
        <w:tc>
          <w:tcPr>
            <w:tcW w:w="6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4B30525D" w:rsidRDefault="667CD036" w14:paraId="446E74BE" w14:textId="6A473D6A">
            <w:pPr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250971C9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  <w:p w:rsidR="667CD036" w:rsidP="4B30525D" w:rsidRDefault="667CD036" w14:paraId="47888E8C" w14:textId="72B7128B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4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4B30525D" w:rsidRDefault="328282FB" w14:paraId="3055174A" w14:textId="543CC02F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25FF35A3">
              <w:rPr>
                <w:rFonts w:ascii="Nunito" w:hAnsi="Nunito" w:eastAsia="Nunito" w:cs="Nunito"/>
                <w:sz w:val="22"/>
                <w:szCs w:val="22"/>
              </w:rPr>
              <w:t>T2</w:t>
            </w:r>
          </w:p>
          <w:p w:rsidR="328282FB" w:rsidP="4B30525D" w:rsidRDefault="328282FB" w14:paraId="2D0B3804" w14:textId="1AF1DD4A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47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4B30525D" w:rsidRDefault="328282FB" w14:paraId="1432BE92" w14:textId="471E780A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B30525D" w:rsidR="71CA4488">
              <w:rPr>
                <w:rFonts w:ascii="Nunito" w:hAnsi="Nunito" w:eastAsia="Nunito" w:cs="Nunito"/>
                <w:sz w:val="22"/>
                <w:szCs w:val="22"/>
              </w:rPr>
              <w:t>L2</w:t>
            </w:r>
          </w:p>
          <w:p w:rsidR="328282FB" w:rsidP="328282FB" w:rsidRDefault="328282FB" w14:paraId="0355DDF0" w14:textId="57B92A41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7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5AC02AD3" w14:textId="024F952B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Date of block 1</w:t>
            </w:r>
          </w:p>
        </w:tc>
        <w:tc>
          <w:tcPr>
            <w:tcW w:w="7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203234A5" w14:textId="58AB7A4C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Date of block 2 or NA</w:t>
            </w:r>
          </w:p>
        </w:tc>
        <w:tc>
          <w:tcPr>
            <w:tcW w:w="6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7643E5E0" w14:textId="3CB93CDE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Credit limti</w:t>
            </w:r>
          </w:p>
        </w:tc>
        <w:tc>
          <w:tcPr>
            <w:tcW w:w="7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6B9FEE78" w14:textId="7DEBE1F5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Success / Failure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16A9E8F0" w14:textId="1D483E3F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Concatenated fields which failed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53B87FF" w:rsidP="053B87FF" w:rsidRDefault="053B87FF" w14:paraId="0F37F76C" w14:textId="557E880B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</w:p>
        </w:tc>
      </w:tr>
      <w:tr w:rsidR="667CD036" w:rsidTr="735A1AC2" w14:paraId="122CB924">
        <w:trPr>
          <w:trHeight w:val="300"/>
        </w:trPr>
        <w:tc>
          <w:tcPr>
            <w:tcW w:w="74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34766C0F" w14:textId="15C37485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Factiva/PEP/Neg List</w:t>
            </w:r>
          </w:p>
        </w:tc>
        <w:tc>
          <w:tcPr>
            <w:tcW w:w="6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6C3AAB6B" w14:textId="2BDE9869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17-Jan-25</w:t>
            </w:r>
          </w:p>
        </w:tc>
        <w:tc>
          <w:tcPr>
            <w:tcW w:w="55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328282FB" w:rsidRDefault="667CD036" w14:paraId="48536052" w14:textId="6BAE26B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328282FB" w:rsidR="1FC25398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 be kept blank</w:t>
            </w:r>
          </w:p>
        </w:tc>
        <w:tc>
          <w:tcPr>
            <w:tcW w:w="5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20465FEC" w14:textId="52050D27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Name of the customer</w:t>
            </w:r>
          </w:p>
        </w:tc>
        <w:tc>
          <w:tcPr>
            <w:tcW w:w="4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27897107" w:rsidRDefault="667CD036" w14:paraId="73D2C19D" w14:textId="6D91654E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250E1FA8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</w:tc>
        <w:tc>
          <w:tcPr>
            <w:tcW w:w="6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4B30525D" w:rsidRDefault="667CD036" w14:paraId="58B70985" w14:textId="6A473D6A">
            <w:pPr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25F23E14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  <w:p w:rsidR="667CD036" w:rsidP="4B30525D" w:rsidRDefault="667CD036" w14:paraId="4E91F7D2" w14:textId="5EFDBF00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4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4B30525D" w:rsidRDefault="328282FB" w14:paraId="6F74E180" w14:textId="543CC02F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707EC06C">
              <w:rPr>
                <w:rFonts w:ascii="Nunito" w:hAnsi="Nunito" w:eastAsia="Nunito" w:cs="Nunito"/>
                <w:sz w:val="22"/>
                <w:szCs w:val="22"/>
              </w:rPr>
              <w:t>T2</w:t>
            </w:r>
          </w:p>
          <w:p w:rsidR="328282FB" w:rsidP="4B30525D" w:rsidRDefault="328282FB" w14:paraId="1EE11072" w14:textId="5091FDC2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47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4B30525D" w:rsidRDefault="328282FB" w14:paraId="75DBC6B5" w14:textId="471E780A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B30525D" w:rsidR="10E35241">
              <w:rPr>
                <w:rFonts w:ascii="Nunito" w:hAnsi="Nunito" w:eastAsia="Nunito" w:cs="Nunito"/>
                <w:sz w:val="22"/>
                <w:szCs w:val="22"/>
              </w:rPr>
              <w:t>L2</w:t>
            </w:r>
          </w:p>
          <w:p w:rsidR="328282FB" w:rsidP="328282FB" w:rsidRDefault="328282FB" w14:paraId="230BFC7A" w14:textId="021ED1B7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7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10EF5FC9" w14:textId="024F952B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Date of block 1</w:t>
            </w:r>
          </w:p>
        </w:tc>
        <w:tc>
          <w:tcPr>
            <w:tcW w:w="7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76B17EB2" w14:textId="58AB7A4C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Date of block 2 or NA</w:t>
            </w:r>
          </w:p>
        </w:tc>
        <w:tc>
          <w:tcPr>
            <w:tcW w:w="6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7F55126E" w14:textId="3CB93CDE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Credit limti</w:t>
            </w:r>
          </w:p>
        </w:tc>
        <w:tc>
          <w:tcPr>
            <w:tcW w:w="7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6A222FDB" w14:textId="7DEBE1F5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Success / Failure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10FFA610" w14:textId="1D483E3F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Concatenated fields which failed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53B87FF" w:rsidP="053B87FF" w:rsidRDefault="053B87FF" w14:paraId="2A37D1DD" w14:textId="68EF01A7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</w:p>
        </w:tc>
      </w:tr>
      <w:tr w:rsidR="667CD036" w:rsidTr="735A1AC2" w14:paraId="2CEA59B4">
        <w:trPr>
          <w:trHeight w:val="300"/>
        </w:trPr>
        <w:tc>
          <w:tcPr>
            <w:tcW w:w="74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643E5C7E" w14:textId="1F106C5C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Factiva/PEP/Neg List</w:t>
            </w:r>
          </w:p>
        </w:tc>
        <w:tc>
          <w:tcPr>
            <w:tcW w:w="6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42A84F32" w14:textId="5B536EFB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17-Jan-25</w:t>
            </w:r>
          </w:p>
        </w:tc>
        <w:tc>
          <w:tcPr>
            <w:tcW w:w="55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328282FB" w:rsidRDefault="667CD036" w14:paraId="2CE45398" w14:textId="1DF14B5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328282FB" w:rsidR="6D963C18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 be kept blank</w:t>
            </w:r>
          </w:p>
        </w:tc>
        <w:tc>
          <w:tcPr>
            <w:tcW w:w="5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5D6D8E4A" w14:textId="29C51F90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Name of the customer</w:t>
            </w:r>
          </w:p>
        </w:tc>
        <w:tc>
          <w:tcPr>
            <w:tcW w:w="4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27897107" w:rsidRDefault="667CD036" w14:paraId="5EA82126" w14:textId="44C4D504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25792894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</w:tc>
        <w:tc>
          <w:tcPr>
            <w:tcW w:w="6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4B30525D" w:rsidRDefault="667CD036" w14:paraId="1C3F32E6" w14:textId="6A473D6A">
            <w:pPr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73412E19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  <w:p w:rsidR="667CD036" w:rsidP="4B30525D" w:rsidRDefault="667CD036" w14:paraId="460AD5FE" w14:textId="7F0AD03D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4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4B30525D" w:rsidRDefault="328282FB" w14:paraId="5E837105" w14:textId="543CC02F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61757122">
              <w:rPr>
                <w:rFonts w:ascii="Nunito" w:hAnsi="Nunito" w:eastAsia="Nunito" w:cs="Nunito"/>
                <w:sz w:val="22"/>
                <w:szCs w:val="22"/>
              </w:rPr>
              <w:t>T2</w:t>
            </w:r>
          </w:p>
          <w:p w:rsidR="328282FB" w:rsidP="4B30525D" w:rsidRDefault="328282FB" w14:paraId="32CAD350" w14:textId="3620FFD6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47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4B30525D" w:rsidRDefault="328282FB" w14:paraId="1EB125F0" w14:textId="471E780A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B30525D" w:rsidR="4C7F7593">
              <w:rPr>
                <w:rFonts w:ascii="Nunito" w:hAnsi="Nunito" w:eastAsia="Nunito" w:cs="Nunito"/>
                <w:sz w:val="22"/>
                <w:szCs w:val="22"/>
              </w:rPr>
              <w:t>L2</w:t>
            </w:r>
          </w:p>
          <w:p w:rsidR="328282FB" w:rsidP="328282FB" w:rsidRDefault="328282FB" w14:paraId="080572DF" w14:textId="5EFC7A35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7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3F621F03" w14:textId="024F952B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Date of block 1</w:t>
            </w:r>
          </w:p>
        </w:tc>
        <w:tc>
          <w:tcPr>
            <w:tcW w:w="7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30716672" w14:textId="58AB7A4C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Date of block 2 or NA</w:t>
            </w:r>
          </w:p>
        </w:tc>
        <w:tc>
          <w:tcPr>
            <w:tcW w:w="6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461E3A4C" w14:textId="3CB93CDE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Credit limti</w:t>
            </w:r>
          </w:p>
        </w:tc>
        <w:tc>
          <w:tcPr>
            <w:tcW w:w="7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7F2AEB65" w14:textId="7DEBE1F5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Success / Failure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7EA96A1E" w14:textId="1D483E3F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Concatenated fields which failed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53B87FF" w:rsidP="053B87FF" w:rsidRDefault="053B87FF" w14:paraId="23B67E75" w14:textId="0BD5F4B4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</w:p>
        </w:tc>
      </w:tr>
      <w:tr w:rsidR="667CD036" w:rsidTr="735A1AC2" w14:paraId="710E909F">
        <w:trPr>
          <w:trHeight w:val="300"/>
        </w:trPr>
        <w:tc>
          <w:tcPr>
            <w:tcW w:w="74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7E4209D0" w14:textId="5054F14A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Factiva/PEP/Neg List</w:t>
            </w:r>
          </w:p>
        </w:tc>
        <w:tc>
          <w:tcPr>
            <w:tcW w:w="6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148F70EC" w14:textId="3F39DE5B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17-Jan-25</w:t>
            </w:r>
          </w:p>
        </w:tc>
        <w:tc>
          <w:tcPr>
            <w:tcW w:w="55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328282FB" w:rsidRDefault="667CD036" w14:paraId="1FB72870" w14:textId="640CC3B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328282FB" w:rsidR="7A205941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 be kept blank</w:t>
            </w:r>
          </w:p>
        </w:tc>
        <w:tc>
          <w:tcPr>
            <w:tcW w:w="5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335067A6" w14:textId="1FE811A6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Name of the customer</w:t>
            </w:r>
          </w:p>
        </w:tc>
        <w:tc>
          <w:tcPr>
            <w:tcW w:w="4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27897107" w:rsidRDefault="667CD036" w14:paraId="548A9877" w14:textId="6A8DEDC9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11F27AB3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</w:tc>
        <w:tc>
          <w:tcPr>
            <w:tcW w:w="6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4B30525D" w:rsidRDefault="667CD036" w14:paraId="7C3CED35" w14:textId="6A473D6A">
            <w:pPr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73412E19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  <w:p w:rsidR="667CD036" w:rsidP="4B30525D" w:rsidRDefault="667CD036" w14:paraId="756851B7" w14:textId="09BD9677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4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4B30525D" w:rsidRDefault="328282FB" w14:paraId="0EDC220E" w14:textId="543CC02F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3E2464BC">
              <w:rPr>
                <w:rFonts w:ascii="Nunito" w:hAnsi="Nunito" w:eastAsia="Nunito" w:cs="Nunito"/>
                <w:sz w:val="22"/>
                <w:szCs w:val="22"/>
              </w:rPr>
              <w:t>T2</w:t>
            </w:r>
          </w:p>
          <w:p w:rsidR="328282FB" w:rsidP="4B30525D" w:rsidRDefault="328282FB" w14:paraId="73634D43" w14:textId="2F7EAA26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47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4B30525D" w:rsidRDefault="328282FB" w14:paraId="000BC416" w14:textId="471E780A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B30525D" w:rsidR="214CD2DA">
              <w:rPr>
                <w:rFonts w:ascii="Nunito" w:hAnsi="Nunito" w:eastAsia="Nunito" w:cs="Nunito"/>
                <w:sz w:val="22"/>
                <w:szCs w:val="22"/>
              </w:rPr>
              <w:t>L2</w:t>
            </w:r>
          </w:p>
          <w:p w:rsidR="328282FB" w:rsidP="328282FB" w:rsidRDefault="328282FB" w14:paraId="57BEE676" w14:textId="47144DFD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7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762D4121" w14:textId="024F952B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Date of block 1</w:t>
            </w:r>
          </w:p>
        </w:tc>
        <w:tc>
          <w:tcPr>
            <w:tcW w:w="7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247831AB" w14:textId="58AB7A4C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Date of block 2 or NA</w:t>
            </w:r>
          </w:p>
        </w:tc>
        <w:tc>
          <w:tcPr>
            <w:tcW w:w="6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63E684E1" w14:textId="3CB93CDE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Credit limti</w:t>
            </w:r>
          </w:p>
        </w:tc>
        <w:tc>
          <w:tcPr>
            <w:tcW w:w="7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712A5592" w14:textId="7DEBE1F5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Success / Failure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067784FD" w14:textId="1D483E3F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Concatenated fields which failed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53B87FF" w:rsidP="053B87FF" w:rsidRDefault="053B87FF" w14:paraId="4BE9EC4C" w14:textId="293B160A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</w:p>
        </w:tc>
      </w:tr>
      <w:tr w:rsidR="667CD036" w:rsidTr="735A1AC2" w14:paraId="0939C7AA">
        <w:trPr>
          <w:trHeight w:val="300"/>
        </w:trPr>
        <w:tc>
          <w:tcPr>
            <w:tcW w:w="74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4C7E6860" w14:textId="0474D1EF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Factiva/PEP/Neg List</w:t>
            </w:r>
          </w:p>
        </w:tc>
        <w:tc>
          <w:tcPr>
            <w:tcW w:w="6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19D5882D" w14:textId="775EE154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17-Jan-25</w:t>
            </w:r>
          </w:p>
        </w:tc>
        <w:tc>
          <w:tcPr>
            <w:tcW w:w="55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328282FB" w:rsidRDefault="667CD036" w14:paraId="56351F1E" w14:textId="0AAE6C2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328282FB" w:rsidR="19235544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 be kept blank</w:t>
            </w:r>
          </w:p>
        </w:tc>
        <w:tc>
          <w:tcPr>
            <w:tcW w:w="5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19E1F970" w14:textId="7E175530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Name of the customer</w:t>
            </w:r>
          </w:p>
        </w:tc>
        <w:tc>
          <w:tcPr>
            <w:tcW w:w="4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27897107" w:rsidRDefault="667CD036" w14:paraId="7DE0B36D" w14:textId="28B99FC4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1B75ED28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</w:tc>
        <w:tc>
          <w:tcPr>
            <w:tcW w:w="6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4B30525D" w:rsidRDefault="667CD036" w14:paraId="23C07835" w14:textId="6A473D6A">
            <w:pPr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232BDC15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  <w:p w:rsidR="667CD036" w:rsidP="4B30525D" w:rsidRDefault="667CD036" w14:paraId="1ED9731E" w14:textId="2D61F41D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4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4B30525D" w:rsidRDefault="328282FB" w14:paraId="32CC8439" w14:textId="543CC02F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29CFACFE">
              <w:rPr>
                <w:rFonts w:ascii="Nunito" w:hAnsi="Nunito" w:eastAsia="Nunito" w:cs="Nunito"/>
                <w:sz w:val="22"/>
                <w:szCs w:val="22"/>
              </w:rPr>
              <w:t>T2</w:t>
            </w:r>
          </w:p>
          <w:p w:rsidR="328282FB" w:rsidP="4B30525D" w:rsidRDefault="328282FB" w14:paraId="2F67FC74" w14:textId="1E38438E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47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4B30525D" w:rsidRDefault="328282FB" w14:paraId="7149B728" w14:textId="471E780A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B30525D" w:rsidR="02A317EC">
              <w:rPr>
                <w:rFonts w:ascii="Nunito" w:hAnsi="Nunito" w:eastAsia="Nunito" w:cs="Nunito"/>
                <w:sz w:val="22"/>
                <w:szCs w:val="22"/>
              </w:rPr>
              <w:t>L2</w:t>
            </w:r>
          </w:p>
          <w:p w:rsidR="328282FB" w:rsidP="328282FB" w:rsidRDefault="328282FB" w14:paraId="7A992D5E" w14:textId="6C3A16EB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7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40226B6B" w14:textId="024F952B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Date of block 1</w:t>
            </w:r>
          </w:p>
        </w:tc>
        <w:tc>
          <w:tcPr>
            <w:tcW w:w="7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610D4F6E" w14:textId="58AB7A4C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Date of block 2 or NA</w:t>
            </w:r>
          </w:p>
        </w:tc>
        <w:tc>
          <w:tcPr>
            <w:tcW w:w="6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7A1F9B45" w14:textId="3CB93CDE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Credit limti</w:t>
            </w:r>
          </w:p>
        </w:tc>
        <w:tc>
          <w:tcPr>
            <w:tcW w:w="7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2AE00216" w14:textId="7DEBE1F5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Success / Failure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6D28B3DE" w14:textId="1D483E3F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Concatenated fields which failed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53B87FF" w:rsidP="053B87FF" w:rsidRDefault="053B87FF" w14:paraId="7AD69B97" w14:textId="620F0602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</w:p>
        </w:tc>
      </w:tr>
      <w:tr w:rsidR="667CD036" w:rsidTr="735A1AC2" w14:paraId="69787722">
        <w:trPr>
          <w:trHeight w:val="300"/>
        </w:trPr>
        <w:tc>
          <w:tcPr>
            <w:tcW w:w="74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67E2F43B" w14:textId="1116B964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Factiva/PEP/Neg List</w:t>
            </w:r>
          </w:p>
        </w:tc>
        <w:tc>
          <w:tcPr>
            <w:tcW w:w="6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3D711842" w14:textId="07D7E234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17-Jan-25</w:t>
            </w:r>
          </w:p>
        </w:tc>
        <w:tc>
          <w:tcPr>
            <w:tcW w:w="55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328282FB" w:rsidRDefault="667CD036" w14:paraId="1FF9076E" w14:textId="1F70E20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328282FB" w:rsidR="45FDECBE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 be kept blank</w:t>
            </w:r>
          </w:p>
        </w:tc>
        <w:tc>
          <w:tcPr>
            <w:tcW w:w="5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55A1CD83" w14:textId="4825F08D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Name of the customer</w:t>
            </w:r>
          </w:p>
        </w:tc>
        <w:tc>
          <w:tcPr>
            <w:tcW w:w="4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27897107" w:rsidRDefault="667CD036" w14:paraId="61CE08F3" w14:textId="5879935C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08A8146F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</w:tc>
        <w:tc>
          <w:tcPr>
            <w:tcW w:w="6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4B30525D" w:rsidRDefault="667CD036" w14:paraId="251E5FF7" w14:textId="6A473D6A">
            <w:pPr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25FEB2A7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  <w:p w:rsidR="667CD036" w:rsidP="4B30525D" w:rsidRDefault="667CD036" w14:paraId="35F2E4BF" w14:textId="5AFD763F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4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4B30525D" w:rsidRDefault="328282FB" w14:paraId="46A17BA7" w14:textId="543CC02F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552E2303">
              <w:rPr>
                <w:rFonts w:ascii="Nunito" w:hAnsi="Nunito" w:eastAsia="Nunito" w:cs="Nunito"/>
                <w:sz w:val="22"/>
                <w:szCs w:val="22"/>
              </w:rPr>
              <w:t>T2</w:t>
            </w:r>
          </w:p>
          <w:p w:rsidR="328282FB" w:rsidP="4B30525D" w:rsidRDefault="328282FB" w14:paraId="45074E7D" w14:textId="70F3BAA1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47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4B30525D" w:rsidRDefault="328282FB" w14:paraId="18AD94D8" w14:textId="471E780A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B30525D" w:rsidR="167031FB">
              <w:rPr>
                <w:rFonts w:ascii="Nunito" w:hAnsi="Nunito" w:eastAsia="Nunito" w:cs="Nunito"/>
                <w:sz w:val="22"/>
                <w:szCs w:val="22"/>
              </w:rPr>
              <w:t>L2</w:t>
            </w:r>
          </w:p>
          <w:p w:rsidR="328282FB" w:rsidP="328282FB" w:rsidRDefault="328282FB" w14:paraId="780BA93B" w14:textId="343AB49A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7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4D134949" w14:textId="024F952B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Date of block 1</w:t>
            </w:r>
          </w:p>
        </w:tc>
        <w:tc>
          <w:tcPr>
            <w:tcW w:w="7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221B6046" w14:textId="58AB7A4C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Date of block 2 or NA</w:t>
            </w:r>
          </w:p>
        </w:tc>
        <w:tc>
          <w:tcPr>
            <w:tcW w:w="6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6A699615" w14:textId="3CB93CDE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Credit limti</w:t>
            </w:r>
          </w:p>
        </w:tc>
        <w:tc>
          <w:tcPr>
            <w:tcW w:w="7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38023A8C" w14:textId="7DEBE1F5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Success / Failure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6C4B4E44" w14:textId="1D483E3F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Concatenated fields which failed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53B87FF" w:rsidP="053B87FF" w:rsidRDefault="053B87FF" w14:paraId="3EF82FC5" w14:textId="77C225EF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</w:p>
        </w:tc>
      </w:tr>
      <w:tr w:rsidR="667CD036" w:rsidTr="735A1AC2" w14:paraId="4EA6FE5E">
        <w:trPr>
          <w:trHeight w:val="300"/>
        </w:trPr>
        <w:tc>
          <w:tcPr>
            <w:tcW w:w="74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5A10D816" w14:textId="15EE9600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Factiva/PEP/Neg List</w:t>
            </w:r>
          </w:p>
        </w:tc>
        <w:tc>
          <w:tcPr>
            <w:tcW w:w="6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57858762" w14:textId="1B4910FF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17-Jan-25</w:t>
            </w:r>
          </w:p>
        </w:tc>
        <w:tc>
          <w:tcPr>
            <w:tcW w:w="55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328282FB" w:rsidRDefault="667CD036" w14:paraId="57025BE7" w14:textId="1C2B345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328282FB" w:rsidR="695CE3E2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 be kept blank</w:t>
            </w:r>
          </w:p>
        </w:tc>
        <w:tc>
          <w:tcPr>
            <w:tcW w:w="5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2E7F6019" w14:textId="614A78DE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Name of the customer</w:t>
            </w:r>
          </w:p>
        </w:tc>
        <w:tc>
          <w:tcPr>
            <w:tcW w:w="4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27897107" w:rsidRDefault="667CD036" w14:paraId="08ADD4ED" w14:textId="411AF360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0394E3CD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</w:tc>
        <w:tc>
          <w:tcPr>
            <w:tcW w:w="6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4B30525D" w:rsidRDefault="667CD036" w14:paraId="5F058CC8" w14:textId="6A473D6A">
            <w:pPr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25FEB2A7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  <w:p w:rsidR="667CD036" w:rsidP="4B30525D" w:rsidRDefault="667CD036" w14:paraId="2B8FAB19" w14:textId="18C3E54B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4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176D8038" w14:textId="32380231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B30525D" w:rsidR="308ADF54">
              <w:rPr>
                <w:rFonts w:ascii="Nunito" w:hAnsi="Nunito" w:eastAsia="Nunito" w:cs="Nunito"/>
                <w:sz w:val="22"/>
                <w:szCs w:val="22"/>
              </w:rPr>
              <w:t>T</w:t>
            </w:r>
            <w:r w:rsidRPr="4B30525D" w:rsidR="20F46289">
              <w:rPr>
                <w:rFonts w:ascii="Nunito" w:hAnsi="Nunito" w:eastAsia="Nunito" w:cs="Nunito"/>
                <w:sz w:val="22"/>
                <w:szCs w:val="22"/>
              </w:rPr>
              <w:t>2</w:t>
            </w:r>
          </w:p>
        </w:tc>
        <w:tc>
          <w:tcPr>
            <w:tcW w:w="47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4B30525D" w:rsidRDefault="328282FB" w14:paraId="303A9748" w14:textId="471E780A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B30525D" w:rsidR="7B77F9C3">
              <w:rPr>
                <w:rFonts w:ascii="Nunito" w:hAnsi="Nunito" w:eastAsia="Nunito" w:cs="Nunito"/>
                <w:sz w:val="22"/>
                <w:szCs w:val="22"/>
              </w:rPr>
              <w:t>L2</w:t>
            </w:r>
          </w:p>
          <w:p w:rsidR="328282FB" w:rsidP="328282FB" w:rsidRDefault="328282FB" w14:paraId="326ADB46" w14:textId="600FDF07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7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2E24AF17" w14:textId="024F952B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Date of block 1</w:t>
            </w:r>
          </w:p>
        </w:tc>
        <w:tc>
          <w:tcPr>
            <w:tcW w:w="7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195E4F81" w14:textId="58AB7A4C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Date of block 2 or NA</w:t>
            </w:r>
          </w:p>
        </w:tc>
        <w:tc>
          <w:tcPr>
            <w:tcW w:w="6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7DEFEE87" w14:textId="3CB93CDE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Credit limti</w:t>
            </w:r>
          </w:p>
        </w:tc>
        <w:tc>
          <w:tcPr>
            <w:tcW w:w="7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69AB3BF0" w14:textId="7DEBE1F5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Success / Failure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57480962" w14:textId="1D483E3F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Concatenated fields which failed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53B87FF" w:rsidP="053B87FF" w:rsidRDefault="053B87FF" w14:paraId="2410FF6A" w14:textId="7ED3907B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</w:p>
        </w:tc>
      </w:tr>
      <w:tr w:rsidR="667CD036" w:rsidTr="735A1AC2" w14:paraId="05C2C745">
        <w:trPr>
          <w:trHeight w:val="300"/>
        </w:trPr>
        <w:tc>
          <w:tcPr>
            <w:tcW w:w="74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362E78B1" w14:textId="591BE54D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Factiva/PEP/Neg List</w:t>
            </w:r>
          </w:p>
        </w:tc>
        <w:tc>
          <w:tcPr>
            <w:tcW w:w="6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131EDF70" w14:textId="15F95A56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17-Jan-25</w:t>
            </w:r>
          </w:p>
        </w:tc>
        <w:tc>
          <w:tcPr>
            <w:tcW w:w="55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328282FB" w:rsidRDefault="667CD036" w14:paraId="3597E9FE" w14:textId="1852623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328282FB" w:rsidR="52D952EC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 be kept blank</w:t>
            </w:r>
          </w:p>
        </w:tc>
        <w:tc>
          <w:tcPr>
            <w:tcW w:w="5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15EDFEFA" w14:textId="564B6C78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Name of the customer</w:t>
            </w:r>
          </w:p>
        </w:tc>
        <w:tc>
          <w:tcPr>
            <w:tcW w:w="4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27897107" w:rsidRDefault="667CD036" w14:paraId="19CECA34" w14:textId="6A4C5CF8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78940204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</w:tc>
        <w:tc>
          <w:tcPr>
            <w:tcW w:w="6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4B30525D" w:rsidRDefault="667CD036" w14:paraId="64620951" w14:textId="6A473D6A">
            <w:pPr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79A432A9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  <w:p w:rsidR="667CD036" w:rsidP="4B30525D" w:rsidRDefault="667CD036" w14:paraId="41900474" w14:textId="007933D2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4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2F083BAB" w14:textId="49BDFD31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B30525D" w:rsidR="308ADF54">
              <w:rPr>
                <w:rFonts w:ascii="Nunito" w:hAnsi="Nunito" w:eastAsia="Nunito" w:cs="Nunito"/>
                <w:sz w:val="22"/>
                <w:szCs w:val="22"/>
              </w:rPr>
              <w:t>T</w:t>
            </w:r>
            <w:r w:rsidRPr="4B30525D" w:rsidR="20F46289">
              <w:rPr>
                <w:rFonts w:ascii="Nunito" w:hAnsi="Nunito" w:eastAsia="Nunito" w:cs="Nunito"/>
                <w:sz w:val="22"/>
                <w:szCs w:val="22"/>
              </w:rPr>
              <w:t>2</w:t>
            </w:r>
          </w:p>
        </w:tc>
        <w:tc>
          <w:tcPr>
            <w:tcW w:w="47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4B30525D" w:rsidRDefault="328282FB" w14:paraId="7589A9E8" w14:textId="471E780A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B30525D" w:rsidR="56139AB9">
              <w:rPr>
                <w:rFonts w:ascii="Nunito" w:hAnsi="Nunito" w:eastAsia="Nunito" w:cs="Nunito"/>
                <w:sz w:val="22"/>
                <w:szCs w:val="22"/>
              </w:rPr>
              <w:t>L2</w:t>
            </w:r>
          </w:p>
          <w:p w:rsidR="328282FB" w:rsidP="328282FB" w:rsidRDefault="328282FB" w14:paraId="44BADEC0" w14:textId="2EF9DA8C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7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367D11C7" w14:textId="024F952B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Date of block 1</w:t>
            </w:r>
          </w:p>
        </w:tc>
        <w:tc>
          <w:tcPr>
            <w:tcW w:w="7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5442C613" w14:textId="58AB7A4C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Date of block 2 or NA</w:t>
            </w:r>
          </w:p>
        </w:tc>
        <w:tc>
          <w:tcPr>
            <w:tcW w:w="6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1696B14D" w14:textId="3CB93CDE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Credit limti</w:t>
            </w:r>
          </w:p>
        </w:tc>
        <w:tc>
          <w:tcPr>
            <w:tcW w:w="7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3A5E0983" w14:textId="7DEBE1F5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Success / Failure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2C6AC23D" w14:textId="1D483E3F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Concatenated fields which failed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53B87FF" w:rsidP="053B87FF" w:rsidRDefault="053B87FF" w14:paraId="3F707D36" w14:textId="65062302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</w:p>
        </w:tc>
      </w:tr>
      <w:tr w:rsidR="667CD036" w:rsidTr="735A1AC2" w14:paraId="2E8BADCC">
        <w:trPr>
          <w:trHeight w:val="300"/>
        </w:trPr>
        <w:tc>
          <w:tcPr>
            <w:tcW w:w="74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03D72449" w14:textId="28462343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Factiva/PEP/Neg List</w:t>
            </w:r>
          </w:p>
        </w:tc>
        <w:tc>
          <w:tcPr>
            <w:tcW w:w="6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40AE3CC1" w14:textId="429020C1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17-Jan-25</w:t>
            </w:r>
          </w:p>
        </w:tc>
        <w:tc>
          <w:tcPr>
            <w:tcW w:w="55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328282FB" w:rsidRDefault="667CD036" w14:paraId="51ED35AF" w14:textId="461576B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328282FB" w:rsidR="0C30F847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 be kept blank</w:t>
            </w:r>
          </w:p>
        </w:tc>
        <w:tc>
          <w:tcPr>
            <w:tcW w:w="5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2F1E4FDE" w14:textId="11EA80E2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Name of the customer</w:t>
            </w:r>
          </w:p>
        </w:tc>
        <w:tc>
          <w:tcPr>
            <w:tcW w:w="4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27897107" w:rsidRDefault="667CD036" w14:paraId="220952F4" w14:textId="3E8E8C02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561ADBB0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</w:tc>
        <w:tc>
          <w:tcPr>
            <w:tcW w:w="6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4B30525D" w:rsidRDefault="667CD036" w14:paraId="7EEA79E1" w14:textId="6A473D6A">
            <w:pPr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79A432A9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  <w:p w:rsidR="667CD036" w:rsidP="4B30525D" w:rsidRDefault="667CD036" w14:paraId="2FB0479A" w14:textId="0E8BD546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4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182E4DC5" w14:textId="723EBBC8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B30525D" w:rsidR="308ADF54">
              <w:rPr>
                <w:rFonts w:ascii="Nunito" w:hAnsi="Nunito" w:eastAsia="Nunito" w:cs="Nunito"/>
                <w:sz w:val="22"/>
                <w:szCs w:val="22"/>
              </w:rPr>
              <w:t>T</w:t>
            </w:r>
            <w:r w:rsidRPr="4B30525D" w:rsidR="6F708435">
              <w:rPr>
                <w:rFonts w:ascii="Nunito" w:hAnsi="Nunito" w:eastAsia="Nunito" w:cs="Nunito"/>
                <w:sz w:val="22"/>
                <w:szCs w:val="22"/>
              </w:rPr>
              <w:t>2</w:t>
            </w:r>
          </w:p>
        </w:tc>
        <w:tc>
          <w:tcPr>
            <w:tcW w:w="47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4B30525D" w:rsidRDefault="328282FB" w14:paraId="6A6FABF3" w14:textId="471E780A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B30525D" w:rsidR="54AA9B09">
              <w:rPr>
                <w:rFonts w:ascii="Nunito" w:hAnsi="Nunito" w:eastAsia="Nunito" w:cs="Nunito"/>
                <w:sz w:val="22"/>
                <w:szCs w:val="22"/>
              </w:rPr>
              <w:t>L2</w:t>
            </w:r>
          </w:p>
          <w:p w:rsidR="328282FB" w:rsidP="328282FB" w:rsidRDefault="328282FB" w14:paraId="59234C47" w14:textId="09A7D274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7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316E17ED" w14:textId="024F952B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Date of block 1</w:t>
            </w:r>
          </w:p>
        </w:tc>
        <w:tc>
          <w:tcPr>
            <w:tcW w:w="7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6AEAD3C3" w14:textId="58AB7A4C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Date of block 2 or NA</w:t>
            </w:r>
          </w:p>
        </w:tc>
        <w:tc>
          <w:tcPr>
            <w:tcW w:w="6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548066DF" w14:textId="3CB93CDE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Credit limti</w:t>
            </w:r>
          </w:p>
        </w:tc>
        <w:tc>
          <w:tcPr>
            <w:tcW w:w="7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78A117AE" w14:textId="7DEBE1F5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Success / Failure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07FB1330" w14:textId="1D483E3F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328282FB">
              <w:rPr>
                <w:rFonts w:ascii="Nunito" w:hAnsi="Nunito" w:eastAsia="Nunito" w:cs="Nunito"/>
                <w:sz w:val="22"/>
                <w:szCs w:val="22"/>
              </w:rPr>
              <w:t>Concatenated fields which failed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53B87FF" w:rsidP="053B87FF" w:rsidRDefault="053B87FF" w14:paraId="6D668714" w14:textId="37D261B1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</w:p>
        </w:tc>
      </w:tr>
      <w:tr w:rsidR="667CD036" w:rsidTr="735A1AC2" w14:paraId="2BB02E02">
        <w:trPr>
          <w:trHeight w:val="300"/>
        </w:trPr>
        <w:tc>
          <w:tcPr>
            <w:tcW w:w="74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48114EB6" w14:textId="7D04A00E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Factiva/PEP/Neg List</w:t>
            </w:r>
          </w:p>
        </w:tc>
        <w:tc>
          <w:tcPr>
            <w:tcW w:w="6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5D387F7C" w14:textId="594A236C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17-Jan-25</w:t>
            </w:r>
          </w:p>
        </w:tc>
        <w:tc>
          <w:tcPr>
            <w:tcW w:w="55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328282FB" w:rsidRDefault="667CD036" w14:paraId="6C795C10" w14:textId="4F47463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328282FB" w:rsidR="5853A708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 be kept blank</w:t>
            </w:r>
          </w:p>
        </w:tc>
        <w:tc>
          <w:tcPr>
            <w:tcW w:w="5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4CE616AA" w14:textId="74594EE8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Name of the customer</w:t>
            </w:r>
          </w:p>
        </w:tc>
        <w:tc>
          <w:tcPr>
            <w:tcW w:w="4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27897107" w:rsidRDefault="667CD036" w14:paraId="775DFD85" w14:textId="2F34DA5B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328282FB" w:rsidR="7266CC92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</w:tc>
        <w:tc>
          <w:tcPr>
            <w:tcW w:w="6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4B30525D" w:rsidRDefault="667CD036" w14:paraId="7F04B034" w14:textId="6A473D6A">
            <w:pPr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6E2C9BBF">
              <w:rPr>
                <w:rFonts w:ascii="Nunito" w:hAnsi="Nunito" w:eastAsia="Nunito" w:cs="Nunito"/>
                <w:sz w:val="22"/>
                <w:szCs w:val="22"/>
              </w:rPr>
              <w:t>Blank</w:t>
            </w:r>
          </w:p>
          <w:p w:rsidR="667CD036" w:rsidP="4B30525D" w:rsidRDefault="667CD036" w14:paraId="33EF2A70" w14:textId="56CAB6E1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4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4B30525D" w:rsidP="4B30525D" w:rsidRDefault="4B30525D" w14:paraId="3F0556C6" w14:textId="4076CD5F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B30525D" w:rsidR="4B30525D">
              <w:rPr>
                <w:rFonts w:ascii="Nunito" w:hAnsi="Nunito" w:eastAsia="Nunito" w:cs="Nunito"/>
                <w:sz w:val="22"/>
                <w:szCs w:val="22"/>
              </w:rPr>
              <w:t>T</w:t>
            </w:r>
            <w:r w:rsidRPr="4B30525D" w:rsidR="44BF9E5B">
              <w:rPr>
                <w:rFonts w:ascii="Nunito" w:hAnsi="Nunito" w:eastAsia="Nunito" w:cs="Nunito"/>
                <w:sz w:val="22"/>
                <w:szCs w:val="22"/>
              </w:rPr>
              <w:t>2</w:t>
            </w:r>
          </w:p>
        </w:tc>
        <w:tc>
          <w:tcPr>
            <w:tcW w:w="47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618B16EC" w:rsidP="4B30525D" w:rsidRDefault="618B16EC" w14:paraId="44435D13" w14:textId="471E780A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4B30525D" w:rsidR="618B16EC">
              <w:rPr>
                <w:rFonts w:ascii="Nunito" w:hAnsi="Nunito" w:eastAsia="Nunito" w:cs="Nunito"/>
                <w:sz w:val="22"/>
                <w:szCs w:val="22"/>
              </w:rPr>
              <w:t>L2</w:t>
            </w:r>
          </w:p>
          <w:p w:rsidR="4B30525D" w:rsidP="4B30525D" w:rsidRDefault="4B30525D" w14:paraId="05EA2CA3" w14:textId="45D4206C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7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4B30525D" w:rsidP="4B30525D" w:rsidRDefault="4B30525D" w14:paraId="31B17525" w14:textId="024F952B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4B30525D">
              <w:rPr>
                <w:rFonts w:ascii="Nunito" w:hAnsi="Nunito" w:eastAsia="Nunito" w:cs="Nunito"/>
                <w:sz w:val="22"/>
                <w:szCs w:val="22"/>
              </w:rPr>
              <w:t>Date of block 1</w:t>
            </w:r>
          </w:p>
        </w:tc>
        <w:tc>
          <w:tcPr>
            <w:tcW w:w="7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A7575"/>
            <w:tcMar>
              <w:top w:w="15" w:type="dxa"/>
              <w:left w:w="15" w:type="dxa"/>
              <w:right w:w="15" w:type="dxa"/>
            </w:tcMar>
            <w:vAlign w:val="center"/>
          </w:tcPr>
          <w:p w:rsidR="4B30525D" w:rsidP="4B30525D" w:rsidRDefault="4B30525D" w14:paraId="3273A04A" w14:textId="58AB7A4C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4B30525D">
              <w:rPr>
                <w:rFonts w:ascii="Nunito" w:hAnsi="Nunito" w:eastAsia="Nunito" w:cs="Nunito"/>
                <w:sz w:val="22"/>
                <w:szCs w:val="22"/>
              </w:rPr>
              <w:t>Date of block 2 or NA</w:t>
            </w:r>
          </w:p>
        </w:tc>
        <w:tc>
          <w:tcPr>
            <w:tcW w:w="6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B30525D" w:rsidP="4B30525D" w:rsidRDefault="4B30525D" w14:paraId="07F99924" w14:textId="3CB93CDE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4B30525D">
              <w:rPr>
                <w:rFonts w:ascii="Nunito" w:hAnsi="Nunito" w:eastAsia="Nunito" w:cs="Nunito"/>
                <w:sz w:val="22"/>
                <w:szCs w:val="22"/>
              </w:rPr>
              <w:t>Credit limti</w:t>
            </w:r>
          </w:p>
        </w:tc>
        <w:tc>
          <w:tcPr>
            <w:tcW w:w="7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B30525D" w:rsidP="4B30525D" w:rsidRDefault="4B30525D" w14:paraId="046E2B3D" w14:textId="7DEBE1F5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4B30525D">
              <w:rPr>
                <w:rFonts w:ascii="Nunito" w:hAnsi="Nunito" w:eastAsia="Nunito" w:cs="Nunito"/>
                <w:sz w:val="22"/>
                <w:szCs w:val="22"/>
              </w:rPr>
              <w:t>Success / Failure</w:t>
            </w: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4B30525D" w:rsidRDefault="328282FB" w14:paraId="3182270C" w14:textId="1D483E3F">
            <w:pPr>
              <w:rPr>
                <w:rFonts w:ascii="Nunito" w:hAnsi="Nunito" w:eastAsia="Nunito" w:cs="Nunito"/>
                <w:sz w:val="22"/>
                <w:szCs w:val="22"/>
              </w:rPr>
            </w:pPr>
            <w:r w:rsidRPr="4B30525D" w:rsidR="7872B58B">
              <w:rPr>
                <w:rFonts w:ascii="Nunito" w:hAnsi="Nunito" w:eastAsia="Nunito" w:cs="Nunito"/>
                <w:sz w:val="22"/>
                <w:szCs w:val="22"/>
              </w:rPr>
              <w:t>Concatenated fields which failed</w:t>
            </w:r>
          </w:p>
          <w:p w:rsidR="328282FB" w:rsidP="328282FB" w:rsidRDefault="328282FB" w14:paraId="2F675D2F" w14:textId="4574B480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1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53B87FF" w:rsidP="053B87FF" w:rsidRDefault="053B87FF" w14:paraId="48970C99" w14:textId="4A047363">
            <w:pPr>
              <w:pStyle w:val="Normal"/>
              <w:bidi w:val="0"/>
              <w:rPr>
                <w:rFonts w:ascii="Nunito" w:hAnsi="Nunito" w:eastAsia="Nunito" w:cs="Nunito"/>
                <w:sz w:val="22"/>
                <w:szCs w:val="22"/>
              </w:rPr>
            </w:pPr>
          </w:p>
        </w:tc>
      </w:tr>
    </w:tbl>
    <w:p xmlns:wp14="http://schemas.microsoft.com/office/word/2010/wordml" w:rsidP="328282FB" wp14:paraId="47966CD3" wp14:textId="57C9CBE3">
      <w:pPr>
        <w:pStyle w:val="Normal"/>
        <w:bidi w:val="0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r w:rsidRPr="328282FB" w:rsidR="4C000D53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 xml:space="preserve">At the end of the report - in the place of </w:t>
      </w:r>
      <w:r w:rsidRPr="328282FB" w:rsidR="4C000D53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footer:</w:t>
      </w:r>
      <w:r w:rsidRPr="328282FB" w:rsidR="4C000D53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 xml:space="preserve"> total records, Processed records, Error records numbers should be present</w:t>
      </w:r>
    </w:p>
    <w:p xmlns:wp14="http://schemas.microsoft.com/office/word/2010/wordml" w:rsidP="27897107" wp14:paraId="66EB145C" wp14:textId="7F821D99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bookmarkStart w:name="_Support_Center_data" w:id="86556794"/>
      <w:r w:rsidRPr="5615E1E6" w:rsidR="53EE6B70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Support Center data format</w:t>
      </w:r>
      <w:bookmarkEnd w:id="86556794"/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635"/>
        <w:gridCol w:w="4837"/>
      </w:tblGrid>
      <w:tr w:rsidR="667CD036" w:rsidTr="6C292DB3" w14:paraId="7D675C15">
        <w:trPr>
          <w:trHeight w:val="300"/>
        </w:trPr>
        <w:tc>
          <w:tcPr>
            <w:tcW w:w="4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09FB4991" w14:textId="7B3139DE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Field</w:t>
            </w:r>
          </w:p>
        </w:tc>
        <w:tc>
          <w:tcPr>
            <w:tcW w:w="48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67CD036" w:rsidP="5615E1E6" w:rsidRDefault="667CD036" w14:paraId="5821F632" w14:textId="51AAEAA8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36CA93DD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Possible values</w:t>
            </w:r>
          </w:p>
        </w:tc>
      </w:tr>
      <w:tr w:rsidR="667CD036" w:rsidTr="6C292DB3" w14:paraId="7F19114D">
        <w:trPr>
          <w:trHeight w:val="300"/>
        </w:trPr>
        <w:tc>
          <w:tcPr>
            <w:tcW w:w="4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67CD036" w:rsidP="6C292DB3" w:rsidRDefault="667CD036" w14:paraId="5B4BCCCF" w14:textId="1990CFE6">
            <w:pPr>
              <w:bidi w:val="0"/>
              <w:spacing w:before="0" w:beforeAutospacing="off" w:after="0" w:afterAutospacing="off"/>
              <w:jc w:val="left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6C292DB3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Field 1 - Factiva Match</w:t>
            </w:r>
          </w:p>
        </w:tc>
        <w:tc>
          <w:tcPr>
            <w:tcW w:w="48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67CD036" w:rsidP="6C292DB3" w:rsidRDefault="667CD036" w14:paraId="746C96C9" w14:textId="3619593E">
            <w:pPr>
              <w:bidi w:val="0"/>
              <w:spacing w:before="0" w:beforeAutospacing="off" w:after="0" w:afterAutospacing="off"/>
              <w:jc w:val="left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C292DB3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Y/N</w:t>
            </w:r>
          </w:p>
        </w:tc>
      </w:tr>
      <w:tr w:rsidR="667CD036" w:rsidTr="6C292DB3" w14:paraId="69C125D7">
        <w:trPr>
          <w:trHeight w:val="300"/>
        </w:trPr>
        <w:tc>
          <w:tcPr>
            <w:tcW w:w="4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67CD036" w:rsidP="6C292DB3" w:rsidRDefault="667CD036" w14:paraId="70C51CD4" w14:textId="18776EE6">
            <w:pPr>
              <w:bidi w:val="0"/>
              <w:spacing w:before="0" w:beforeAutospacing="off" w:after="0" w:afterAutospacing="off"/>
              <w:jc w:val="left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6C292DB3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Field 2 - Factiva</w:t>
            </w:r>
          </w:p>
        </w:tc>
        <w:tc>
          <w:tcPr>
            <w:tcW w:w="48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67CD036" w:rsidP="6C292DB3" w:rsidRDefault="667CD036" w14:paraId="10533257" w14:textId="6E62C804">
            <w:pPr>
              <w:bidi w:val="0"/>
              <w:spacing w:before="0" w:beforeAutospacing="off" w:after="0" w:afterAutospacing="off"/>
              <w:jc w:val="left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C292DB3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Factiva/PEP/Neg List/No  </w:t>
            </w:r>
          </w:p>
        </w:tc>
      </w:tr>
      <w:tr w:rsidR="667CD036" w:rsidTr="6C292DB3" w14:paraId="542DAC86">
        <w:trPr>
          <w:trHeight w:val="300"/>
        </w:trPr>
        <w:tc>
          <w:tcPr>
            <w:tcW w:w="4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67CD036" w:rsidP="6C292DB3" w:rsidRDefault="667CD036" w14:paraId="2D03B1C8" w14:textId="213B48D0">
            <w:pPr>
              <w:bidi w:val="0"/>
              <w:spacing w:before="0" w:beforeAutospacing="off" w:after="0" w:afterAutospacing="off"/>
              <w:jc w:val="left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</w:pPr>
            <w:r w:rsidRPr="6C292DB3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Field 3 - Date of Match</w:t>
            </w:r>
          </w:p>
        </w:tc>
        <w:tc>
          <w:tcPr>
            <w:tcW w:w="48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67CD036" w:rsidP="6C292DB3" w:rsidRDefault="667CD036" w14:paraId="7E289E0A" w14:textId="2405E8C9">
            <w:pPr>
              <w:bidi w:val="0"/>
              <w:spacing w:before="0" w:beforeAutospacing="off" w:after="0" w:afterAutospacing="off"/>
              <w:jc w:val="left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C292DB3" w:rsidR="36CA93DD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DDMMYYYY</w:t>
            </w:r>
          </w:p>
        </w:tc>
      </w:tr>
    </w:tbl>
    <w:p xmlns:wp14="http://schemas.microsoft.com/office/word/2010/wordml" w:rsidP="27897107" wp14:paraId="4EC93BE7" wp14:textId="3E47BD4F">
      <w:pPr>
        <w:pStyle w:val="Normal"/>
        <w:bidi w:val="0"/>
        <w:rPr>
          <w:rFonts w:ascii="Nunito" w:hAnsi="Nunito" w:eastAsia="Nunito" w:cs="Nunito"/>
          <w:noProof w:val="0"/>
          <w:sz w:val="22"/>
          <w:szCs w:val="22"/>
          <w:lang w:val="en-US"/>
        </w:rPr>
      </w:pPr>
    </w:p>
    <w:p xmlns:wp14="http://schemas.microsoft.com/office/word/2010/wordml" w:rsidP="27897107" wp14:paraId="0A88A48E" wp14:textId="2A718C63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bookmarkStart w:name="_Incoming_file_format" w:id="318729266"/>
      <w:r w:rsidRPr="4B30525D" w:rsidR="4BF8E8AA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Incoming file format</w:t>
      </w:r>
      <w:bookmarkEnd w:id="318729266"/>
    </w:p>
    <w:p w:rsidR="13B7EF25" w:rsidP="27897107" w:rsidRDefault="13B7EF25" w14:paraId="352C3117" w14:textId="37F3480D">
      <w:pPr>
        <w:pStyle w:val="Normal"/>
        <w:bidi w:val="0"/>
      </w:pPr>
      <w:hyperlink r:id="Rcd25333f7ede4513">
        <w:r w:rsidRPr="4B30525D" w:rsidR="73811FC5">
          <w:rPr>
            <w:rStyle w:val="Hyperlink"/>
            <w:rFonts w:ascii="Nunito" w:hAnsi="Nunito" w:eastAsia="Nunito" w:cs="Nunito"/>
            <w:noProof w:val="0"/>
            <w:sz w:val="22"/>
            <w:szCs w:val="22"/>
            <w:lang w:val="en-US"/>
          </w:rPr>
          <w:t>TC_FACTIVA_RES_28032025_114940.xlsx</w:t>
        </w:r>
      </w:hyperlink>
    </w:p>
    <w:p w:rsidR="73811FC5" w:rsidP="4B30525D" w:rsidRDefault="73811FC5" w14:paraId="6951C109" w14:textId="35406F88">
      <w:pPr>
        <w:pStyle w:val="Normal"/>
      </w:pPr>
      <w:hyperlink r:id="Re83e9a317ea94f6f">
        <w:r w:rsidRPr="4B30525D" w:rsidR="73811FC5">
          <w:rPr>
            <w:rStyle w:val="Hyperlink"/>
            <w:rFonts w:ascii="Nunito" w:hAnsi="Nunito" w:eastAsia="Nunito" w:cs="Nunito"/>
            <w:noProof w:val="0"/>
            <w:sz w:val="22"/>
            <w:szCs w:val="22"/>
            <w:lang w:val="en-US"/>
          </w:rPr>
          <w:t>REV_FACTIVA_LoanSystems_RES_29032025.xlsx</w:t>
        </w:r>
      </w:hyperlink>
    </w:p>
    <w:p xmlns:wp14="http://schemas.microsoft.com/office/word/2010/wordml" w:rsidP="27897107" wp14:paraId="6F11AED5" wp14:textId="4E41267C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4B30525D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CS Requirements</w:t>
      </w:r>
    </w:p>
    <w:p w:rsidR="6AED564C" w:rsidP="4B30525D" w:rsidRDefault="6AED564C" w14:paraId="60054E6D" w14:textId="143BC0CC">
      <w:pPr>
        <w:pStyle w:val="Normal"/>
        <w:bidi w:val="0"/>
        <w:rPr>
          <w:noProof w:val="0"/>
          <w:lang w:val="en-US"/>
        </w:rPr>
      </w:pPr>
      <w:r w:rsidRPr="4B30525D" w:rsidR="6AED564C">
        <w:rPr>
          <w:noProof w:val="0"/>
          <w:lang w:val="en-US"/>
        </w:rPr>
        <w:t>NA</w:t>
      </w:r>
    </w:p>
    <w:p xmlns:wp14="http://schemas.microsoft.com/office/word/2010/wordml" w:rsidP="27897107" wp14:paraId="6635734E" wp14:textId="1FC2917B">
      <w:pPr>
        <w:pStyle w:val="Heading2"/>
        <w:bidi w:val="0"/>
        <w:spacing w:before="299" w:beforeAutospacing="off" w:after="299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Help Centre FAQs Changes/Additions</w:t>
      </w:r>
    </w:p>
    <w:p xmlns:wp14="http://schemas.microsoft.com/office/word/2010/wordml" w:rsidP="27897107" wp14:paraId="27EB8C4B" wp14:textId="145B630A">
      <w:p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commentRangeStart w:id="1019027565"/>
      <w:r w:rsidRPr="5615E1E6" w:rsidR="264381D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New FAQs to be added:</w:t>
      </w:r>
      <w:commentRangeEnd w:id="1019027565"/>
      <w:r>
        <w:rPr>
          <w:rStyle w:val="CommentReference"/>
        </w:rPr>
        <w:commentReference w:id="1019027565"/>
      </w:r>
    </w:p>
    <w:p xmlns:wp14="http://schemas.microsoft.com/office/word/2010/wordml" w:rsidP="27897107" wp14:paraId="7109EAA1" wp14:textId="5FF5853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Why is my Pixel credit card blocked?</w:t>
      </w:r>
    </w:p>
    <w:p xmlns:wp14="http://schemas.microsoft.com/office/word/2010/wordml" w:rsidP="27897107" wp14:paraId="23202C99" wp14:textId="168E4A07">
      <w:pPr>
        <w:pStyle w:val="ListParagraph"/>
        <w:numPr>
          <w:ilvl w:val="1"/>
          <w:numId w:val="7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Explanation of regulatory compliance screening</w:t>
      </w:r>
    </w:p>
    <w:p w:rsidR="342F84F1" w:rsidP="27897107" w:rsidRDefault="342F84F1" w14:paraId="1546AD5D" w14:textId="1AB69090">
      <w:pPr>
        <w:pStyle w:val="ListParagraph"/>
        <w:numPr>
          <w:ilvl w:val="2"/>
          <w:numId w:val="7"/>
        </w:numPr>
        <w:bidi w:val="0"/>
        <w:spacing w:before="0" w:beforeAutospacing="off" w:after="0" w:afterAutospacing="off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r w:rsidRPr="5615E1E6" w:rsidR="342F84F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PEP/Negative list screening</w:t>
      </w:r>
    </w:p>
    <w:p xmlns:wp14="http://schemas.microsoft.com/office/word/2010/wordml" w:rsidP="27897107" wp14:paraId="0E952450" wp14:textId="680CB66A">
      <w:pPr>
        <w:pStyle w:val="ListParagraph"/>
        <w:numPr>
          <w:ilvl w:val="1"/>
          <w:numId w:val="7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Steps for resolution</w:t>
      </w:r>
    </w:p>
    <w:p xmlns:wp14="http://schemas.microsoft.com/office/word/2010/wordml" w:rsidP="27897107" wp14:paraId="10200B92" wp14:textId="59FE4211">
      <w:pPr>
        <w:pStyle w:val="ListParagraph"/>
        <w:numPr>
          <w:ilvl w:val="1"/>
          <w:numId w:val="7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Contact information for support</w:t>
      </w:r>
    </w:p>
    <w:p xmlns:wp14="http://schemas.microsoft.com/office/word/2010/wordml" w:rsidP="27897107" wp14:paraId="42D7D2FB" wp14:textId="3E00344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commentRangeStart w:id="1797668087"/>
      <w:r w:rsidRPr="5615E1E6" w:rsidR="264381D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How to get my Pixel card unblocked?</w:t>
      </w:r>
    </w:p>
    <w:p xmlns:wp14="http://schemas.microsoft.com/office/word/2010/wordml" w:rsidP="27897107" wp14:paraId="153DE98D" wp14:textId="6BBFF6C7">
      <w:pPr>
        <w:pStyle w:val="ListParagraph"/>
        <w:numPr>
          <w:ilvl w:val="1"/>
          <w:numId w:val="7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Required documentation</w:t>
      </w:r>
    </w:p>
    <w:p xmlns:wp14="http://schemas.microsoft.com/office/word/2010/wordml" w:rsidP="27897107" wp14:paraId="4956B7DE" wp14:textId="6C2D7EE9">
      <w:pPr>
        <w:pStyle w:val="ListParagraph"/>
        <w:numPr>
          <w:ilvl w:val="1"/>
          <w:numId w:val="7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Resolution timeline</w:t>
      </w:r>
    </w:p>
    <w:p xmlns:wp14="http://schemas.microsoft.com/office/word/2010/wordml" w:rsidP="27897107" wp14:paraId="048F1931" wp14:textId="68234938">
      <w:pPr>
        <w:pStyle w:val="ListParagraph"/>
        <w:numPr>
          <w:ilvl w:val="1"/>
          <w:numId w:val="7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387806B2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Support contact details</w:t>
      </w:r>
      <w:commentRangeEnd w:id="1797668087"/>
      <w:r>
        <w:rPr>
          <w:rStyle w:val="CommentReference"/>
        </w:rPr>
        <w:commentReference w:id="1797668087"/>
      </w:r>
    </w:p>
    <w:p w:rsidR="387806B2" w:rsidP="387806B2" w:rsidRDefault="387806B2" w14:paraId="1CB4F96C" w14:textId="66593978">
      <w:pPr>
        <w:pStyle w:val="ListParagraph"/>
        <w:numPr>
          <w:ilvl w:val="1"/>
          <w:numId w:val="7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</w:p>
    <w:p xmlns:wp14="http://schemas.microsoft.com/office/word/2010/wordml" w:rsidP="27897107" wp14:paraId="0876795C" wp14:textId="418B771A">
      <w:pPr>
        <w:pStyle w:val="Heading2"/>
        <w:bidi w:val="0"/>
        <w:spacing w:before="299" w:beforeAutospacing="off" w:after="299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Support Center Requirements</w:t>
      </w:r>
    </w:p>
    <w:p xmlns:wp14="http://schemas.microsoft.com/office/word/2010/wordml" w:rsidP="27897107" wp14:paraId="338B5C36" wp14:textId="55F0EC7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New Screen/Module for Pixel Card Factiva Management</w:t>
      </w:r>
    </w:p>
    <w:p xmlns:wp14="http://schemas.microsoft.com/office/word/2010/wordml" w:rsidP="27897107" wp14:paraId="63C413B4" wp14:textId="1FF6A26A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Customer search by AAN/Card number</w:t>
      </w:r>
    </w:p>
    <w:p xmlns:wp14="http://schemas.microsoft.com/office/word/2010/wordml" w:rsidP="27897107" wp14:paraId="422EB2F7" wp14:textId="6E83B28E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View Factiva status and block details</w:t>
      </w:r>
    </w:p>
    <w:p xmlns:wp14="http://schemas.microsoft.com/office/word/2010/wordml" w:rsidP="27897107" wp14:paraId="08E14816" wp14:textId="36F51951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commentRangeStart w:id="834290045"/>
      <w:r w:rsidRPr="387806B2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Block removal functionality</w:t>
      </w:r>
      <w:commentRangeEnd w:id="834290045"/>
      <w:r>
        <w:rPr>
          <w:rStyle w:val="CommentReference"/>
        </w:rPr>
        <w:commentReference w:id="834290045"/>
      </w:r>
    </w:p>
    <w:p w:rsidR="50A12353" w:rsidP="387806B2" w:rsidRDefault="50A12353" w14:paraId="7B1BCED0" w14:textId="21DA52C5">
      <w:pPr>
        <w:pStyle w:val="ListParagraph"/>
        <w:numPr>
          <w:ilvl w:val="2"/>
          <w:numId w:val="8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387806B2" w:rsidR="50A12353">
        <w:rPr>
          <w:noProof w:val="0"/>
          <w:lang w:val="en-US"/>
        </w:rPr>
        <w:t>Check if only</w:t>
      </w:r>
      <w:r w:rsidRPr="387806B2" w:rsidR="50A12353">
        <w:rPr>
          <w:noProof w:val="0"/>
          <w:lang w:val="en-US"/>
        </w:rPr>
        <w:t xml:space="preserve"> sc_admi</w:t>
      </w:r>
      <w:r w:rsidRPr="387806B2" w:rsidR="50A12353">
        <w:rPr>
          <w:noProof w:val="0"/>
          <w:lang w:val="en-US"/>
        </w:rPr>
        <w:t>n can remove or even</w:t>
      </w:r>
      <w:r w:rsidRPr="387806B2" w:rsidR="50A12353">
        <w:rPr>
          <w:noProof w:val="0"/>
          <w:lang w:val="en-US"/>
        </w:rPr>
        <w:t xml:space="preserve"> sc_agen</w:t>
      </w:r>
      <w:r w:rsidRPr="387806B2" w:rsidR="50A12353">
        <w:rPr>
          <w:noProof w:val="0"/>
          <w:lang w:val="en-US"/>
        </w:rPr>
        <w:t>t can remove.</w:t>
      </w:r>
    </w:p>
    <w:p xmlns:wp14="http://schemas.microsoft.com/office/word/2010/wordml" w:rsidP="27897107" wp14:paraId="24810DCB" wp14:textId="0CEFA805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hyperlink w:anchor="_Output_Report_Format">
        <w:r w:rsidRPr="5615E1E6" w:rsidR="264381D1">
          <w:rPr>
            <w:rStyle w:val="Hyperlink"/>
            <w:rFonts w:ascii="Nunito" w:hAnsi="Nunito" w:eastAsia="Nunito" w:cs="Nunito"/>
            <w:noProof w:val="0"/>
            <w:sz w:val="22"/>
            <w:szCs w:val="22"/>
            <w:lang w:val="en-US"/>
          </w:rPr>
          <w:t>Comprehensive audit trail viewing with all output report fields (AAN_SEQ, DEDUPE_FACTIVA, DEDUPE_DATE, FILLER, Name, Relationship, Logo, Block #1, Block #2, Block #1 Date, Block #2 Date, Credit Limit, Status, Reject reason)</w:t>
        </w:r>
      </w:hyperlink>
    </w:p>
    <w:p xmlns:wp14="http://schemas.microsoft.com/office/word/2010/wordml" w:rsidP="27897107" wp14:paraId="2BA23244" wp14:textId="07E15D21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Document upload for customer clarifications</w:t>
      </w:r>
    </w:p>
    <w:p xmlns:wp14="http://schemas.microsoft.com/office/word/2010/wordml" w:rsidP="27897107" wp14:paraId="7A9119B0" wp14:textId="204ED42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commentRangeStart w:id="276354755"/>
      <w:r w:rsidRPr="5615E1E6" w:rsidR="264381D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Agent Training Requirements</w:t>
      </w:r>
    </w:p>
    <w:p xmlns:wp14="http://schemas.microsoft.com/office/word/2010/wordml" w:rsidP="27897107" wp14:paraId="251EDAC9" wp14:textId="7603F3ED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Pixel card Factiva process understanding</w:t>
      </w:r>
    </w:p>
    <w:p xmlns:wp14="http://schemas.microsoft.com/office/word/2010/wordml" w:rsidP="27897107" wp14:paraId="251B1EC8" wp14:textId="3DA50C36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Block removal procedures</w:t>
      </w:r>
    </w:p>
    <w:p xmlns:wp14="http://schemas.microsoft.com/office/word/2010/wordml" w:rsidP="27897107" wp14:paraId="6807F4E5" wp14:textId="1E7C748D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Customer communication guidelines</w:t>
      </w:r>
    </w:p>
    <w:p xmlns:wp14="http://schemas.microsoft.com/office/word/2010/wordml" w:rsidP="27897107" wp14:paraId="5479E295" wp14:textId="3BADC7B9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Escalation procedures</w:t>
      </w:r>
      <w:commentRangeEnd w:id="276354755"/>
      <w:r>
        <w:rPr>
          <w:rStyle w:val="CommentReference"/>
        </w:rPr>
        <w:commentReference w:id="276354755"/>
      </w:r>
    </w:p>
    <w:p xmlns:wp14="http://schemas.microsoft.com/office/word/2010/wordml" w:rsidP="27897107" wp14:paraId="3EB5A27B" wp14:textId="5CA4DF7B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Ops Requirements</w:t>
      </w:r>
    </w:p>
    <w:p xmlns:wp14="http://schemas.microsoft.com/office/word/2010/wordml" w:rsidP="27897107" wp14:paraId="6495F68D" wp14:textId="5220ED57">
      <w:pPr>
        <w:pStyle w:val="Heading2"/>
        <w:bidi w:val="0"/>
        <w:spacing w:before="299" w:beforeAutospacing="off" w:after="299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Ops Center Requirements</w:t>
      </w:r>
    </w:p>
    <w:p xmlns:wp14="http://schemas.microsoft.com/office/word/2010/wordml" w:rsidP="27897107" wp14:paraId="58E7214B" wp14:textId="4AA374D4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Monitoring Dashboard</w:t>
      </w:r>
    </w:p>
    <w:p xmlns:wp14="http://schemas.microsoft.com/office/word/2010/wordml" w:rsidP="27897107" wp14:paraId="2BD4F2ED" wp14:textId="30C171D7">
      <w:pPr>
        <w:pStyle w:val="ListParagraph"/>
        <w:numPr>
          <w:ilvl w:val="1"/>
          <w:numId w:val="9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Daily file processing status</w:t>
      </w:r>
    </w:p>
    <w:p xmlns:wp14="http://schemas.microsoft.com/office/word/2010/wordml" w:rsidP="27897107" wp14:paraId="65DF50B0" wp14:textId="1D72468B">
      <w:pPr>
        <w:pStyle w:val="ListParagraph"/>
        <w:numPr>
          <w:ilvl w:val="1"/>
          <w:numId w:val="9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Success/failure metrics</w:t>
      </w:r>
    </w:p>
    <w:p xmlns:wp14="http://schemas.microsoft.com/office/word/2010/wordml" w:rsidP="27897107" wp14:paraId="0E7E373F" wp14:textId="6D87A79A">
      <w:pPr>
        <w:pStyle w:val="ListParagraph"/>
        <w:numPr>
          <w:ilvl w:val="1"/>
          <w:numId w:val="9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Alert system for processing issues</w:t>
      </w:r>
    </w:p>
    <w:p xmlns:wp14="http://schemas.microsoft.com/office/word/2010/wordml" w:rsidP="27897107" wp14:paraId="31DF1A67" wp14:textId="7E2636B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Exception Management</w:t>
      </w:r>
    </w:p>
    <w:p xmlns:wp14="http://schemas.microsoft.com/office/word/2010/wordml" w:rsidP="27897107" wp14:paraId="0AB2BB04" wp14:textId="4D93630D">
      <w:pPr>
        <w:pStyle w:val="ListParagraph"/>
        <w:numPr>
          <w:ilvl w:val="1"/>
          <w:numId w:val="9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Failed record investigation</w:t>
      </w:r>
    </w:p>
    <w:p xmlns:wp14="http://schemas.microsoft.com/office/word/2010/wordml" w:rsidP="27897107" wp14:paraId="56E32294" wp14:textId="5E9584FD">
      <w:pPr>
        <w:pStyle w:val="ListParagraph"/>
        <w:numPr>
          <w:ilvl w:val="1"/>
          <w:numId w:val="9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Manual processing capabilities</w:t>
      </w:r>
    </w:p>
    <w:p xmlns:wp14="http://schemas.microsoft.com/office/word/2010/wordml" w:rsidP="27897107" wp14:paraId="59788960" wp14:textId="0C4B1E92">
      <w:pPr>
        <w:pStyle w:val="ListParagraph"/>
        <w:numPr>
          <w:ilvl w:val="1"/>
          <w:numId w:val="9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Error resolution workflows</w:t>
      </w:r>
    </w:p>
    <w:p xmlns:wp14="http://schemas.microsoft.com/office/word/2010/wordml" w:rsidP="27897107" wp14:paraId="0DDB3726" wp14:textId="4D3FC9EA">
      <w:pPr>
        <w:pStyle w:val="Heading2"/>
        <w:bidi w:val="0"/>
        <w:spacing w:before="299" w:beforeAutospacing="off" w:after="299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Recon</w:t>
      </w:r>
      <w:r w:rsidRPr="5615E1E6" w:rsidR="199F1586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Requirements</w:t>
      </w:r>
    </w:p>
    <w:p xmlns:wp14="http://schemas.microsoft.com/office/word/2010/wordml" w:rsidP="27897107" wp14:paraId="379181C4" wp14:textId="0355647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Daily Reconciliation Process</w:t>
      </w:r>
    </w:p>
    <w:p xmlns:wp14="http://schemas.microsoft.com/office/word/2010/wordml" w:rsidP="27897107" wp14:paraId="25C027C4" wp14:textId="0EA090D3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Validate input vs output record counts</w:t>
      </w:r>
    </w:p>
    <w:p xmlns:wp14="http://schemas.microsoft.com/office/word/2010/wordml" w:rsidP="27897107" wp14:paraId="5E6A9AB5" wp14:textId="22E7368D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Check data integrity</w:t>
      </w:r>
    </w:p>
    <w:p xmlns:wp14="http://schemas.microsoft.com/office/word/2010/wordml" w:rsidP="27897107" wp14:paraId="53515223" wp14:textId="28EA7639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Flag discrepancies for investigation</w:t>
      </w:r>
    </w:p>
    <w:p xmlns:wp14="http://schemas.microsoft.com/office/word/2010/wordml" w:rsidP="27897107" wp14:paraId="6C979F3C" wp14:textId="686B7B89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Extracts Requirements</w:t>
      </w:r>
    </w:p>
    <w:p w:rsidR="3CBCB101" w:rsidP="27897107" w:rsidRDefault="3CBCB101" w14:paraId="51FACD70" w14:textId="729379ED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3CBCB101">
        <w:rPr>
          <w:rFonts w:ascii="Nunito" w:hAnsi="Nunito" w:eastAsia="Nunito" w:cs="Nunito"/>
          <w:noProof w:val="0"/>
          <w:sz w:val="22"/>
          <w:szCs w:val="22"/>
          <w:lang w:val="en-US"/>
        </w:rPr>
        <w:t>[NA]</w:t>
      </w:r>
    </w:p>
    <w:p xmlns:wp14="http://schemas.microsoft.com/office/word/2010/wordml" w:rsidP="27897107" wp14:paraId="079AA5F2" wp14:textId="1C1AD8FB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Reports Requirements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175"/>
        <w:gridCol w:w="7185"/>
      </w:tblGrid>
      <w:tr w:rsidR="13B7EF25" w:rsidTr="5615E1E6" w14:paraId="668948E2">
        <w:trPr>
          <w:trHeight w:val="300"/>
        </w:trPr>
        <w:tc>
          <w:tcPr>
            <w:tcW w:w="2175" w:type="dxa"/>
            <w:tcMar/>
            <w:vAlign w:val="center"/>
          </w:tcPr>
          <w:p w:rsidR="13B7EF25" w:rsidP="27897107" w:rsidRDefault="13B7EF25" w14:paraId="23AE4D5B" w14:textId="4B20F92B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Requirement 1</w:t>
            </w:r>
          </w:p>
        </w:tc>
        <w:tc>
          <w:tcPr>
            <w:tcW w:w="7185" w:type="dxa"/>
            <w:tcMar/>
            <w:vAlign w:val="center"/>
          </w:tcPr>
          <w:p w:rsidR="13B7EF25" w:rsidP="27897107" w:rsidRDefault="13B7EF25" w14:paraId="414D7D54" w14:textId="774CA1B6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New Extract</w:t>
            </w:r>
          </w:p>
        </w:tc>
      </w:tr>
      <w:tr w:rsidR="13B7EF25" w:rsidTr="5615E1E6" w14:paraId="21BEA8D8">
        <w:trPr>
          <w:trHeight w:val="300"/>
        </w:trPr>
        <w:tc>
          <w:tcPr>
            <w:tcW w:w="2175" w:type="dxa"/>
            <w:tcMar/>
            <w:vAlign w:val="center"/>
          </w:tcPr>
          <w:p w:rsidR="13B7EF25" w:rsidP="27897107" w:rsidRDefault="13B7EF25" w14:paraId="3A308A2F" w14:textId="63DA90E3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Description</w:t>
            </w:r>
          </w:p>
        </w:tc>
        <w:tc>
          <w:tcPr>
            <w:tcW w:w="7185" w:type="dxa"/>
            <w:tcMar/>
            <w:vAlign w:val="center"/>
          </w:tcPr>
          <w:p w:rsidR="13B7EF25" w:rsidP="27897107" w:rsidRDefault="13B7EF25" w14:paraId="4C49F4D7" w14:textId="3981A811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hyperlink w:anchor="_Output_Report_Format">
              <w:r w:rsidRPr="5615E1E6" w:rsidR="72C84017">
                <w:rPr>
                  <w:rStyle w:val="Hyperlink"/>
                  <w:rFonts w:ascii="Nunito" w:hAnsi="Nunito" w:eastAsia="Nunito" w:cs="Nunito"/>
                  <w:sz w:val="22"/>
                  <w:szCs w:val="22"/>
                </w:rPr>
                <w:t xml:space="preserve">Daily Pixel Card Factiva Processing Report </w:t>
              </w:r>
              <w:r w:rsidRPr="5615E1E6" w:rsidR="72C84017">
                <w:rPr>
                  <w:rStyle w:val="Hyperlink"/>
                  <w:rFonts w:ascii="Nunito" w:hAnsi="Nunito" w:eastAsia="Nunito" w:cs="Nunito"/>
                  <w:sz w:val="22"/>
                  <w:szCs w:val="22"/>
                </w:rPr>
                <w:t>containing</w:t>
              </w:r>
              <w:r w:rsidRPr="5615E1E6" w:rsidR="72C84017">
                <w:rPr>
                  <w:rStyle w:val="Hyperlink"/>
                  <w:rFonts w:ascii="Nunito" w:hAnsi="Nunito" w:eastAsia="Nunito" w:cs="Nunito"/>
                  <w:sz w:val="22"/>
                  <w:szCs w:val="22"/>
                </w:rPr>
                <w:t>: AAN_SEQ, DEDUPE_FACTIVA, DEDUPE_DATE, FILLER, Name, Relationship, Logo, Block #1, Block #2, Block #1 Date, Block #2 Date, Credit Limit, Status, Reject reason</w:t>
              </w:r>
            </w:hyperlink>
          </w:p>
        </w:tc>
      </w:tr>
    </w:tbl>
    <w:p w:rsidR="13B7EF25" w:rsidP="27897107" w:rsidRDefault="13B7EF25" w14:paraId="28374CDC" w14:textId="0D740D2D">
      <w:pPr>
        <w:pStyle w:val="Normal"/>
        <w:bidi w:val="0"/>
        <w:rPr>
          <w:rFonts w:ascii="Nunito" w:hAnsi="Nunito" w:eastAsia="Nunito" w:cs="Nunito"/>
          <w:noProof w:val="0"/>
          <w:sz w:val="22"/>
          <w:szCs w:val="22"/>
          <w:lang w:val="en-US"/>
        </w:rPr>
      </w:pPr>
    </w:p>
    <w:p xmlns:wp14="http://schemas.microsoft.com/office/word/2010/wordml" w:rsidP="27897107" wp14:paraId="6E57C20B" wp14:textId="641B44D0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 xml:space="preserve">Dependency on </w:t>
      </w: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Payzapp</w:t>
      </w:r>
    </w:p>
    <w:p xmlns:wp14="http://schemas.microsoft.com/office/word/2010/wordml" w:rsidP="27897107" wp14:paraId="352163EC" wp14:textId="2F6DA4A9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[</w:t>
      </w:r>
      <w:r w:rsidRPr="5615E1E6" w:rsidR="6740D8C4">
        <w:rPr>
          <w:rFonts w:ascii="Nunito" w:hAnsi="Nunito" w:eastAsia="Nunito" w:cs="Nunito"/>
          <w:noProof w:val="0"/>
          <w:sz w:val="22"/>
          <w:szCs w:val="22"/>
          <w:lang w:val="en-US"/>
        </w:rPr>
        <w:t>NA</w:t>
      </w: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]</w:t>
      </w:r>
    </w:p>
    <w:p xmlns:wp14="http://schemas.microsoft.com/office/word/2010/wordml" w:rsidP="27897107" wp14:paraId="1F264836" wp14:textId="44FC2A25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Notification &amp; CLCM Requirements</w:t>
      </w:r>
    </w:p>
    <w:p xmlns:wp14="http://schemas.microsoft.com/office/word/2010/wordml" w:rsidP="27897107" wp14:paraId="7343A48F" wp14:textId="2004193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4"/>
          <w:szCs w:val="24"/>
          <w:lang w:val="en-US"/>
        </w:rPr>
      </w:pPr>
      <w:hyperlink w:anchor="_Appendix">
        <w:r w:rsidRPr="5615E1E6" w:rsidR="264381D1">
          <w:rPr>
            <w:rStyle w:val="Hyperlink"/>
            <w:rFonts w:ascii="Nunito" w:hAnsi="Nunito" w:eastAsia="Nunito" w:cs="Nunito"/>
            <w:b w:val="1"/>
            <w:bCs w:val="1"/>
            <w:noProof w:val="0"/>
            <w:sz w:val="24"/>
            <w:szCs w:val="24"/>
            <w:lang w:val="en-US"/>
          </w:rPr>
          <w:t>Customer Communications (CLCM Integration)</w:t>
        </w:r>
      </w:hyperlink>
    </w:p>
    <w:p xmlns:wp14="http://schemas.microsoft.com/office/word/2010/wordml" w:rsidP="27897107" wp14:paraId="00839CFD" wp14:textId="7BED2548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SMS template for card block notification</w:t>
      </w:r>
    </w:p>
    <w:p xmlns:wp14="http://schemas.microsoft.com/office/word/2010/wordml" w:rsidP="27897107" wp14:paraId="1D5DD35F" wp14:textId="63C6A6BD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WhatsApp message for card block notification</w:t>
      </w:r>
    </w:p>
    <w:p xmlns:wp14="http://schemas.microsoft.com/office/word/2010/wordml" w:rsidP="27897107" wp14:paraId="7E692400" wp14:textId="193B8805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Email template for detailed block communication</w:t>
      </w:r>
    </w:p>
    <w:p xmlns:wp14="http://schemas.microsoft.com/office/word/2010/wordml" w:rsidP="27897107" wp14:paraId="535C9C62" wp14:textId="44D4411F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Accounting and GL Impact</w:t>
      </w:r>
    </w:p>
    <w:p w:rsidR="7CCA7B3B" w:rsidP="27897107" w:rsidRDefault="7CCA7B3B" w14:paraId="619F7328" w14:textId="0FF39B3F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7CCA7B3B">
        <w:rPr>
          <w:rFonts w:ascii="Nunito" w:hAnsi="Nunito" w:eastAsia="Nunito" w:cs="Nunito"/>
          <w:noProof w:val="0"/>
          <w:sz w:val="22"/>
          <w:szCs w:val="22"/>
          <w:lang w:val="en-US"/>
        </w:rPr>
        <w:t>[NA]</w:t>
      </w:r>
    </w:p>
    <w:p xmlns:wp14="http://schemas.microsoft.com/office/word/2010/wordml" w:rsidP="27897107" wp14:paraId="245C96B2" wp14:textId="010FD3D9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OPS SOPs</w:t>
      </w:r>
    </w:p>
    <w:p xmlns:wp14="http://schemas.microsoft.com/office/word/2010/wordml" w:rsidP="27897107" wp14:paraId="4837E130" wp14:textId="2F3EB048">
      <w:p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Key SOPs to be created:</w:t>
      </w:r>
    </w:p>
    <w:p xmlns:wp14="http://schemas.microsoft.com/office/word/2010/wordml" w:rsidP="27897107" wp14:paraId="2708D738" wp14:textId="4889B43A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Exception Handling and Escalation SOP for Pixel Cards</w:t>
      </w:r>
    </w:p>
    <w:p xmlns:wp14="http://schemas.microsoft.com/office/word/2010/wordml" w:rsidP="27897107" wp14:paraId="3E32A8FA" wp14:textId="0A2B4732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CS SOPs</w:t>
      </w:r>
    </w:p>
    <w:p xmlns:wp14="http://schemas.microsoft.com/office/word/2010/wordml" w:rsidP="27897107" wp14:paraId="3E20DE49" wp14:textId="5FDB698B">
      <w:p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Key SOPs to be created:</w:t>
      </w:r>
    </w:p>
    <w:p xmlns:wp14="http://schemas.microsoft.com/office/word/2010/wordml" w:rsidP="27897107" wp14:paraId="5EE61A9C" wp14:textId="51CD6A7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Pixel Card Customer Inquiry Handling for Factiva Blocks SOP</w:t>
      </w:r>
    </w:p>
    <w:p xmlns:wp14="http://schemas.microsoft.com/office/word/2010/wordml" w:rsidP="27897107" wp14:paraId="14EC21CF" wp14:textId="442CCBD6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Pixel Card Block Removal Process and Documentation SOP</w:t>
      </w:r>
    </w:p>
    <w:p xmlns:wp14="http://schemas.microsoft.com/office/word/2010/wordml" w:rsidP="27897107" wp14:paraId="45399F67" wp14:textId="2E4775EE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Pixel Card Customer Communication Guidelines SOP</w:t>
      </w:r>
    </w:p>
    <w:p xmlns:wp14="http://schemas.microsoft.com/office/word/2010/wordml" w:rsidP="27897107" wp14:paraId="411AC623" wp14:textId="03CAEDBF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Testing Strategy</w:t>
      </w:r>
    </w:p>
    <w:p xmlns:wp14="http://schemas.microsoft.com/office/word/2010/wordml" w:rsidP="27897107" wp14:paraId="0A973C70" wp14:textId="770AFE74">
      <w:p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Key Test Scenarios:</w:t>
      </w:r>
    </w:p>
    <w:p xmlns:wp14="http://schemas.microsoft.com/office/word/2010/wordml" w:rsidP="27897107" wp14:paraId="31902FF7" wp14:textId="10438008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Full dump processing (high volume)</w:t>
      </w:r>
    </w:p>
    <w:p xmlns:wp14="http://schemas.microsoft.com/office/word/2010/wordml" w:rsidP="27897107" wp14:paraId="0E3D20A5" wp14:textId="5928111B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Daily incremental processing</w:t>
      </w:r>
    </w:p>
    <w:p xmlns:wp14="http://schemas.microsoft.com/office/word/2010/wordml" w:rsidP="27897107" wp14:paraId="54F5F050" wp14:textId="6EF420E6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Various Factiva match scenarios (PEP, Negative list)</w:t>
      </w:r>
    </w:p>
    <w:p xmlns:wp14="http://schemas.microsoft.com/office/word/2010/wordml" w:rsidP="27897107" wp14:paraId="4447EAF5" wp14:textId="2154CCA7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Communication delivery and failures</w:t>
      </w:r>
    </w:p>
    <w:p xmlns:wp14="http://schemas.microsoft.com/office/word/2010/wordml" w:rsidP="27897107" wp14:paraId="5420CB31" wp14:textId="46FFCBD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Support center block removal</w:t>
      </w:r>
    </w:p>
    <w:p xmlns:wp14="http://schemas.microsoft.com/office/word/2010/wordml" w:rsidP="27897107" wp14:paraId="1B23A558" wp14:textId="0844AE51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Error handling and recovery</w:t>
      </w:r>
    </w:p>
    <w:p xmlns:wp14="http://schemas.microsoft.com/office/word/2010/wordml" w:rsidP="27897107" wp14:paraId="1345B0B9" wp14:textId="69A2951A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Release Management Requirements</w:t>
      </w:r>
    </w:p>
    <w:p w:rsidR="30A06C67" w:rsidP="27897107" w:rsidRDefault="30A06C67" w14:paraId="215D7006" w14:textId="1A748085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30A06C67">
        <w:rPr>
          <w:rFonts w:ascii="Nunito" w:hAnsi="Nunito" w:eastAsia="Nunito" w:cs="Nunito"/>
          <w:noProof w:val="0"/>
          <w:sz w:val="22"/>
          <w:szCs w:val="22"/>
          <w:lang w:val="en-US"/>
        </w:rPr>
        <w:t>[NA]</w:t>
      </w:r>
    </w:p>
    <w:p xmlns:wp14="http://schemas.microsoft.com/office/word/2010/wordml" w:rsidP="27897107" wp14:paraId="0BE2744B" wp14:textId="5267BA75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Instrumentation</w:t>
      </w:r>
    </w:p>
    <w:p xmlns:wp14="http://schemas.microsoft.com/office/word/2010/wordml" w:rsidP="27897107" wp14:paraId="346D763A" wp14:textId="1A0E0B37">
      <w:pPr>
        <w:pStyle w:val="Heading2"/>
        <w:bidi w:val="0"/>
        <w:spacing w:before="299" w:beforeAutospacing="off" w:after="299" w:afterAutospacing="off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1. Front end Events</w:t>
      </w:r>
    </w:p>
    <w:p w:rsidR="4A984538" w:rsidP="27897107" w:rsidRDefault="4A984538" w14:paraId="2E513B74" w14:textId="7D92BE09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735A1AC2" w:rsidR="4A984538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Error screen viewed event to be defined (UI UX change post </w:t>
      </w:r>
      <w:r w:rsidRPr="735A1AC2" w:rsidR="4A984538">
        <w:rPr>
          <w:rFonts w:ascii="Nunito" w:hAnsi="Nunito" w:eastAsia="Nunito" w:cs="Nunito"/>
          <w:noProof w:val="0"/>
          <w:sz w:val="22"/>
          <w:szCs w:val="22"/>
          <w:lang w:val="en-US"/>
        </w:rPr>
        <w:t>T</w:t>
      </w:r>
      <w:r w:rsidRPr="735A1AC2" w:rsidR="669EFA16">
        <w:rPr>
          <w:rFonts w:ascii="Nunito" w:hAnsi="Nunito" w:eastAsia="Nunito" w:cs="Nunito"/>
          <w:noProof w:val="0"/>
          <w:sz w:val="22"/>
          <w:szCs w:val="22"/>
          <w:lang w:val="en-US"/>
        </w:rPr>
        <w:t>2</w:t>
      </w:r>
      <w:r w:rsidRPr="735A1AC2" w:rsidR="4A984538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block) </w:t>
      </w:r>
    </w:p>
    <w:p xmlns:wp14="http://schemas.microsoft.com/office/word/2010/wordml" w:rsidP="27897107" wp14:paraId="41396F92" wp14:textId="6B5381E3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Customer flow for OWCC Monitoring</w:t>
      </w:r>
    </w:p>
    <w:p w:rsidR="04FBC148" w:rsidP="27897107" w:rsidRDefault="04FBC148" w14:paraId="2815A40B" w14:textId="2720177F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04FBC148">
        <w:rPr>
          <w:rFonts w:ascii="Nunito" w:hAnsi="Nunito" w:eastAsia="Nunito" w:cs="Nunito"/>
          <w:noProof w:val="0"/>
          <w:sz w:val="22"/>
          <w:szCs w:val="22"/>
          <w:lang w:val="en-US"/>
        </w:rPr>
        <w:t>[NA]</w:t>
      </w:r>
    </w:p>
    <w:p xmlns:wp14="http://schemas.microsoft.com/office/word/2010/wordml" w:rsidP="27897107" wp14:paraId="38B06CA2" wp14:textId="715D78F1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Solution</w:t>
      </w:r>
    </w:p>
    <w:p w:rsidR="32E38E58" w:rsidP="27897107" w:rsidRDefault="32E38E58" w14:paraId="10D2FED8" w14:textId="67E1CFD5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32E38E58">
        <w:rPr>
          <w:rFonts w:ascii="Nunito" w:hAnsi="Nunito" w:eastAsia="Nunito" w:cs="Nunito"/>
          <w:noProof w:val="0"/>
          <w:sz w:val="22"/>
          <w:szCs w:val="22"/>
          <w:lang w:val="en-US"/>
        </w:rPr>
        <w:t>[WIP]</w:t>
      </w:r>
    </w:p>
    <w:p xmlns:wp14="http://schemas.microsoft.com/office/word/2010/wordml" w:rsidP="27897107" wp14:paraId="7867847D" wp14:textId="573B21AD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r w:rsidRPr="328282FB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Open Points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381"/>
        <w:gridCol w:w="678"/>
        <w:gridCol w:w="2160"/>
        <w:gridCol w:w="3262"/>
      </w:tblGrid>
      <w:tr w:rsidR="328282FB" w:rsidTr="42299633" w14:paraId="3656BBA4">
        <w:trPr>
          <w:trHeight w:val="315"/>
        </w:trPr>
        <w:tc>
          <w:tcPr>
            <w:tcW w:w="33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5AF87ECA" w14:textId="0637C7AA">
            <w:pPr>
              <w:bidi w:val="0"/>
              <w:spacing w:before="0" w:beforeAutospacing="off" w:after="0" w:afterAutospacing="off"/>
              <w:jc w:val="center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Open Point</w:t>
            </w:r>
          </w:p>
        </w:tc>
        <w:tc>
          <w:tcPr>
            <w:tcW w:w="6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70DCD4D9" w14:textId="29CB5831">
            <w:pPr>
              <w:bidi w:val="0"/>
              <w:spacing w:before="0" w:beforeAutospacing="off" w:after="0" w:afterAutospacing="off"/>
              <w:jc w:val="center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POC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44EE1A73" w14:textId="4EE7985C">
            <w:pPr>
              <w:bidi w:val="0"/>
              <w:spacing w:before="0" w:beforeAutospacing="off" w:after="0" w:afterAutospacing="off"/>
              <w:jc w:val="center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Reverts from Bank</w:t>
            </w:r>
          </w:p>
        </w:tc>
        <w:tc>
          <w:tcPr>
            <w:tcW w:w="3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5DC3958A" w14:textId="5FE0FB18">
            <w:pPr>
              <w:bidi w:val="0"/>
              <w:spacing w:before="0" w:beforeAutospacing="off" w:after="0" w:afterAutospacing="off"/>
              <w:jc w:val="center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Remarks</w:t>
            </w:r>
          </w:p>
        </w:tc>
      </w:tr>
      <w:tr w:rsidR="328282FB" w:rsidTr="42299633" w14:paraId="48BEC094">
        <w:trPr>
          <w:trHeight w:val="2760"/>
        </w:trPr>
        <w:tc>
          <w:tcPr>
            <w:tcW w:w="33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10D7BE08" w14:textId="6B8B038A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Multi-Product Reporting: </w:t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Given this change will not be just for Pixel cards going forward,</w:t>
            </w: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clarification needed on whether to create one consolidated report for all products (bundle approach) or separate reports for different products going forward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Note: Current PRD is scoped specifically for Pixel cards.</w:t>
            </w:r>
          </w:p>
        </w:tc>
        <w:tc>
          <w:tcPr>
            <w:tcW w:w="6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0AB113CA" w14:textId="2DC61A77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BANK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35E506CA" w14:textId="578CD5B8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174E86"/>
                <w:sz w:val="24"/>
                <w:szCs w:val="24"/>
                <w:u w:val="none"/>
              </w:rPr>
              <w:t>We need to create a one consolidated report for all products</w:t>
            </w:r>
          </w:p>
        </w:tc>
        <w:tc>
          <w:tcPr>
            <w:tcW w:w="3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444D8CE1" w14:textId="66E74ED9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Closed</w:t>
            </w:r>
          </w:p>
        </w:tc>
      </w:tr>
      <w:tr w:rsidR="328282FB" w:rsidTr="42299633" w14:paraId="62267E39">
        <w:trPr>
          <w:trHeight w:val="1005"/>
        </w:trPr>
        <w:tc>
          <w:tcPr>
            <w:tcW w:w="33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4DE12001" w14:textId="010DF406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Data Retention Policy:</w:t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Define how long to retain Factiva processing history and communications.</w:t>
            </w:r>
          </w:p>
        </w:tc>
        <w:tc>
          <w:tcPr>
            <w:tcW w:w="6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11DC44EC" w14:textId="68CAEBF5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BANK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10D842F1" w14:textId="4C36F43B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174E86"/>
                <w:sz w:val="24"/>
                <w:szCs w:val="24"/>
                <w:u w:val="none"/>
              </w:rPr>
              <w:t xml:space="preserve">Same as all other records are maintained </w:t>
            </w:r>
          </w:p>
        </w:tc>
        <w:tc>
          <w:tcPr>
            <w:tcW w:w="3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13812803" w14:textId="247B36CA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Closed</w:t>
            </w:r>
          </w:p>
        </w:tc>
      </w:tr>
      <w:tr w:rsidR="328282FB" w:rsidTr="42299633" w14:paraId="27D26E1B">
        <w:trPr>
          <w:trHeight w:val="1755"/>
        </w:trPr>
        <w:tc>
          <w:tcPr>
            <w:tcW w:w="33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041EC66E" w14:textId="623DD399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Confirm implementation of dual file processing logic: </w:t>
            </w: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if same AAN found in both files, Reverse Factiva output overwrites Factiva output</w:t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– </w:t>
            </w: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needs to be confirmed</w:t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with the Bank.</w:t>
            </w:r>
          </w:p>
        </w:tc>
        <w:tc>
          <w:tcPr>
            <w:tcW w:w="6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6432ADF1" w14:textId="09D7CE3A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BANK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702260AD" w14:textId="0997CD83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174E86"/>
                <w:sz w:val="24"/>
                <w:szCs w:val="24"/>
                <w:u w:val="none"/>
              </w:rPr>
              <w:t>Yes. Reverse Factiva o/p deemed to be the latest update and needs to be overwritten</w:t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3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11A454ED" w14:textId="1064813C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Closed</w:t>
            </w:r>
          </w:p>
        </w:tc>
      </w:tr>
      <w:tr w:rsidR="328282FB" w:rsidTr="42299633" w14:paraId="156B94A2">
        <w:trPr>
          <w:trHeight w:val="930"/>
        </w:trPr>
        <w:tc>
          <w:tcPr>
            <w:tcW w:w="33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722E9F2A" w14:textId="133E579F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Successfully process daily files within X hours of Bank uploading FACTIVA and REV_FACTIVA file in SFTP</w:t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. What will be the value of X in this case</w:t>
            </w:r>
          </w:p>
        </w:tc>
        <w:tc>
          <w:tcPr>
            <w:tcW w:w="6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5C90879A" w14:textId="7C5522C4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BANK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59C4FD67" w14:textId="34EBBF6C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174E86"/>
                <w:sz w:val="24"/>
                <w:szCs w:val="24"/>
                <w:u w:val="none"/>
              </w:rPr>
              <w:t>24 Hours</w:t>
            </w:r>
          </w:p>
        </w:tc>
        <w:tc>
          <w:tcPr>
            <w:tcW w:w="3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1FB97D51" w14:textId="2C368C80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Closed</w:t>
            </w:r>
          </w:p>
        </w:tc>
      </w:tr>
      <w:tr w:rsidR="328282FB" w:rsidTr="42299633" w14:paraId="00AF2A65">
        <w:trPr>
          <w:trHeight w:val="2025"/>
        </w:trPr>
        <w:tc>
          <w:tcPr>
            <w:tcW w:w="33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68E35D23" w14:textId="357AD292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Support Center Reversal Process</w:t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: Detailed process definition needed for process to be followed by CS team for block removal, how the flow will function (user raising a request with Bank team --&gt; How will the request come to Zeta CS team for unblocking the user) </w:t>
            </w:r>
          </w:p>
        </w:tc>
        <w:tc>
          <w:tcPr>
            <w:tcW w:w="6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5774945F" w14:textId="0E4C240A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BANK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64504C7F" w14:textId="018F42BC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174E86"/>
                <w:sz w:val="24"/>
                <w:szCs w:val="24"/>
                <w:u w:val="none"/>
              </w:rPr>
              <w:t>Same Manual process carried out for block removal ( Check with Zeta OPS team)</w:t>
            </w:r>
          </w:p>
        </w:tc>
        <w:tc>
          <w:tcPr>
            <w:tcW w:w="3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4F2B18CD" w14:textId="62E849D5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AAN --&gt; Users blocked T --&gt; Visit Branch -- &gt;Produces proof --&gt; PEP status to be removed --&gt; Follow the same process as followed today 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Branch will raise a request which will go to Zeta CS team (user is never raising a ticket)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What is the current process?</w:t>
            </w:r>
          </w:p>
        </w:tc>
      </w:tr>
      <w:tr w:rsidR="328282FB" w:rsidTr="42299633" w14:paraId="2A9B0A93">
        <w:trPr>
          <w:trHeight w:val="2370"/>
        </w:trPr>
        <w:tc>
          <w:tcPr>
            <w:tcW w:w="33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20E7BEBA" w14:textId="7F23422E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Output Report Format </w:t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–few fields to be clarified with the Bank: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What will be the definition and allowed values for the following fields: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Relationship, Block #1, Block #2, Block #1 Date, Block #2 Date</w:t>
            </w:r>
          </w:p>
        </w:tc>
        <w:tc>
          <w:tcPr>
            <w:tcW w:w="6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2200F7C3" w14:textId="0CE4D4C9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BANK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519B2B00" w14:textId="5958F616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Relationship - Will Check and Update on this 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Block 1 - Mention the block code,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Block 2 - Mention If it is blocked by any other code(NA as of now)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Block 1 date - Date of Block 1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Block 2 date - Date of Block 2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Filler</w:t>
            </w:r>
          </w:p>
        </w:tc>
        <w:tc>
          <w:tcPr>
            <w:tcW w:w="3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798EA77A" w14:textId="4EB30256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Relationship - To be left as blank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Filler - To be kept as blank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Block #1 - Manual Bundle status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Block #2 - Auto bundle status if applicable, NA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Date #1- Format - DDMMYYYY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Date #2- NA to be sent if not applicable</w:t>
            </w:r>
          </w:p>
        </w:tc>
      </w:tr>
      <w:tr w:rsidR="328282FB" w:rsidTr="42299633" w14:paraId="1D61BDC4">
        <w:trPr>
          <w:trHeight w:val="2205"/>
        </w:trPr>
        <w:tc>
          <w:tcPr>
            <w:tcW w:w="33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136AA418" w14:textId="5B24D859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File Processing Failures:</w:t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In case of incoming FACTIVA file found to be corrupted or incomplete files - what will be the expected behaviour?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Also, for Customer Record Not Found - this is to be skipped while processing happens. Please confirm on this</w:t>
            </w:r>
          </w:p>
        </w:tc>
        <w:tc>
          <w:tcPr>
            <w:tcW w:w="6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3B0B3554" w14:textId="0927A665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BANK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19C9B569" w14:textId="497619ED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174E86"/>
                <w:sz w:val="24"/>
                <w:szCs w:val="24"/>
                <w:u w:val="none"/>
              </w:rPr>
              <w:t>In the reconcile report, EOF should have the total records, Processed records, Error records.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174E86"/>
                <w:sz w:val="24"/>
                <w:szCs w:val="24"/>
                <w:u w:val="none"/>
              </w:rPr>
              <w:t xml:space="preserve"> based on it validation will be done</w:t>
            </w:r>
            <w:r>
              <w:br/>
            </w: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174E86"/>
                <w:sz w:val="24"/>
                <w:szCs w:val="24"/>
                <w:u w:val="none"/>
              </w:rPr>
              <w:t xml:space="preserve"> For Customer record not found cases - Mention the same on the reconcile report</w:t>
            </w:r>
          </w:p>
        </w:tc>
        <w:tc>
          <w:tcPr>
            <w:tcW w:w="3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28282FB" w:rsidP="328282FB" w:rsidRDefault="328282FB" w14:paraId="5D66FEA5" w14:textId="71E2B964">
            <w:pPr>
              <w:bidi w:val="0"/>
              <w:spacing w:before="0" w:beforeAutospacing="off" w:after="0" w:afterAutospacing="off"/>
              <w:jc w:val="left"/>
            </w:pPr>
            <w:r w:rsidRPr="328282FB" w:rsidR="328282F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 the end of the report - in the place of footer,  total records, Processed records, Error records numbers should be present</w:t>
            </w:r>
          </w:p>
        </w:tc>
      </w:tr>
      <w:tr w:rsidR="42299633" w:rsidTr="42299633" w14:paraId="451B44A7">
        <w:trPr>
          <w:trHeight w:val="2205"/>
        </w:trPr>
        <w:tc>
          <w:tcPr>
            <w:tcW w:w="33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600C88AD" w:rsidP="42299633" w:rsidRDefault="600C88AD" w14:paraId="514BE16C" w14:textId="786A8D33">
            <w:pPr>
              <w:pStyle w:val="ListParagraph"/>
              <w:numPr>
                <w:ilvl w:val="0"/>
                <w:numId w:val="28"/>
              </w:numPr>
              <w:shd w:val="clear" w:color="auto" w:fill="FFFFFF" w:themeFill="background1"/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2299633" w:rsidR="600C88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What is the usual file size expected?</w:t>
            </w:r>
          </w:p>
          <w:p w:rsidR="600C88AD" w:rsidP="42299633" w:rsidRDefault="600C88AD" w14:paraId="68D29C7A" w14:textId="194A6003">
            <w:pPr>
              <w:pStyle w:val="ListParagraph"/>
              <w:numPr>
                <w:ilvl w:val="0"/>
                <w:numId w:val="28"/>
              </w:numPr>
              <w:shd w:val="clear" w:color="auto" w:fill="FFFFFF" w:themeFill="background1"/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2299633" w:rsidR="600C88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What is the expected behaviour if the file is not shared on a given day?</w:t>
            </w:r>
          </w:p>
          <w:p w:rsidR="600C88AD" w:rsidP="42299633" w:rsidRDefault="600C88AD" w14:paraId="7767B7BB" w14:textId="3EF6D6EC">
            <w:pPr>
              <w:pStyle w:val="ListParagraph"/>
              <w:numPr>
                <w:ilvl w:val="0"/>
                <w:numId w:val="28"/>
              </w:numPr>
              <w:shd w:val="clear" w:color="auto" w:fill="FFFFFF" w:themeFill="background1"/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2299633" w:rsidR="600C88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What to send for the extra characters in the field AAN_SEQ [Requires 20 characters but AAN is 16 characters)</w:t>
            </w:r>
          </w:p>
          <w:p w:rsidR="600C88AD" w:rsidP="42299633" w:rsidRDefault="600C88AD" w14:paraId="4AF8E6FC" w14:textId="47DD133F">
            <w:pPr>
              <w:pStyle w:val="ListParagraph"/>
              <w:numPr>
                <w:ilvl w:val="0"/>
                <w:numId w:val="28"/>
              </w:numPr>
              <w:shd w:val="clear" w:color="auto" w:fill="FFFFFF" w:themeFill="background1"/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2299633" w:rsidR="600C88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If there is any kind of masking needed for PAN, DOB, Credit Limit etc</w:t>
            </w:r>
          </w:p>
          <w:p w:rsidR="42299633" w:rsidP="42299633" w:rsidRDefault="42299633" w14:paraId="7527CE14" w14:textId="113EEC14">
            <w:pPr>
              <w:pStyle w:val="Normal"/>
              <w:bidi w:val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tcW w:w="6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42299633" w:rsidP="42299633" w:rsidRDefault="42299633" w14:paraId="4646B29D" w14:textId="468F45B1">
            <w:pPr>
              <w:pStyle w:val="Normal"/>
              <w:bidi w:val="0"/>
              <w:jc w:val="left"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42299633" w:rsidP="42299633" w:rsidRDefault="42299633" w14:paraId="2A24D774" w14:textId="1BB9E9C9">
            <w:pPr>
              <w:pStyle w:val="Normal"/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174E86"/>
                <w:sz w:val="24"/>
                <w:szCs w:val="24"/>
                <w:u w:val="none"/>
              </w:rPr>
            </w:pPr>
          </w:p>
        </w:tc>
        <w:tc>
          <w:tcPr>
            <w:tcW w:w="3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2299633" w:rsidP="42299633" w:rsidRDefault="42299633" w14:paraId="0181EDAC" w14:textId="1ED6DAA2">
            <w:pPr>
              <w:pStyle w:val="Normal"/>
              <w:bidi w:val="0"/>
              <w:jc w:val="left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</w:tr>
      <w:tr w:rsidR="42299633" w:rsidTr="42299633" w14:paraId="0D844F71">
        <w:trPr>
          <w:trHeight w:val="2205"/>
        </w:trPr>
        <w:tc>
          <w:tcPr>
            <w:tcW w:w="33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66BDCDD0" w:rsidP="42299633" w:rsidRDefault="66BDCDD0" w14:paraId="462E374C" w14:textId="74895074">
            <w:pPr>
              <w:bidi w:val="0"/>
              <w:spacing w:before="0" w:beforeAutospacing="off" w:after="0" w:afterAutospacing="off"/>
            </w:pPr>
            <w:r w:rsidRPr="42299633" w:rsidR="66BDCDD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42299633" w:rsidR="422996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What </w:t>
            </w:r>
            <w:r w:rsidRPr="42299633" w:rsidR="422996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will be</w:t>
            </w:r>
            <w:r w:rsidRPr="42299633" w:rsidR="422996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 the file format? </w:t>
            </w:r>
            <w:r w:rsidRPr="42299633" w:rsidR="0BBD80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  </w:t>
            </w:r>
            <w:r w:rsidRPr="42299633" w:rsidR="422996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(CSV / TXT / JSON / other)</w:t>
            </w:r>
          </w:p>
        </w:tc>
        <w:tc>
          <w:tcPr>
            <w:tcW w:w="6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42299633" w:rsidP="42299633" w:rsidRDefault="42299633" w14:paraId="012CE231" w14:textId="20930CEE">
            <w:pPr>
              <w:bidi w:val="0"/>
              <w:spacing w:before="0" w:beforeAutospacing="off" w:after="0" w:afterAutospacing="off"/>
            </w:pPr>
            <w:r w:rsidRPr="42299633" w:rsidR="422996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File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42299633" w:rsidP="42299633" w:rsidRDefault="42299633" w14:paraId="1F9F738E" w14:textId="22DDC5D4">
            <w:pPr>
              <w:bidi w:val="0"/>
              <w:spacing w:before="0" w:beforeAutospacing="off" w:after="0" w:afterAutospacing="off"/>
            </w:pPr>
            <w:r w:rsidRPr="42299633" w:rsidR="422996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Bank</w:t>
            </w:r>
          </w:p>
        </w:tc>
        <w:tc>
          <w:tcPr>
            <w:tcW w:w="3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2299633" w:rsidP="42299633" w:rsidRDefault="42299633" w14:paraId="1073FD1C" w14:textId="399FA100">
            <w:pPr>
              <w:bidi w:val="0"/>
              <w:spacing w:before="0" w:beforeAutospacing="off" w:after="0" w:afterAutospacing="off"/>
            </w:pPr>
            <w:r w:rsidRPr="42299633" w:rsidR="4229963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C882A"/>
                <w:sz w:val="24"/>
                <w:szCs w:val="24"/>
              </w:rPr>
              <w:t>CSV Format</w:t>
            </w:r>
          </w:p>
        </w:tc>
      </w:tr>
      <w:tr w:rsidR="42299633" w:rsidTr="42299633" w14:paraId="4E883941">
        <w:trPr>
          <w:trHeight w:val="2205"/>
        </w:trPr>
        <w:tc>
          <w:tcPr>
            <w:tcW w:w="33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42299633" w:rsidP="42299633" w:rsidRDefault="42299633" w14:paraId="4FDB8104" w14:textId="6AB81B30">
            <w:pPr>
              <w:bidi w:val="0"/>
              <w:spacing w:before="0" w:beforeAutospacing="off" w:after="0" w:afterAutospacing="off"/>
            </w:pPr>
            <w:r w:rsidRPr="42299633" w:rsidR="422996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What is the usual file size expected?</w:t>
            </w:r>
          </w:p>
        </w:tc>
        <w:tc>
          <w:tcPr>
            <w:tcW w:w="6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42299633" w:rsidP="42299633" w:rsidRDefault="42299633" w14:paraId="26AD4832" w14:textId="7338CFDE">
            <w:pPr>
              <w:bidi w:val="0"/>
              <w:spacing w:before="0" w:beforeAutospacing="off" w:after="0" w:afterAutospacing="off"/>
            </w:pPr>
            <w:r w:rsidRPr="42299633" w:rsidR="422996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File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42299633" w:rsidP="42299633" w:rsidRDefault="42299633" w14:paraId="2AAF5A47" w14:textId="4EF7AF94">
            <w:pPr>
              <w:bidi w:val="0"/>
              <w:spacing w:before="0" w:beforeAutospacing="off" w:after="0" w:afterAutospacing="off"/>
            </w:pPr>
            <w:r w:rsidRPr="42299633" w:rsidR="422996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Bank</w:t>
            </w:r>
          </w:p>
        </w:tc>
        <w:tc>
          <w:tcPr>
            <w:tcW w:w="3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2299633" w:rsidP="42299633" w:rsidRDefault="42299633" w14:paraId="5EB6530A" w14:textId="17AC5F86">
            <w:pPr>
              <w:bidi w:val="0"/>
              <w:spacing w:before="0" w:beforeAutospacing="off" w:after="0" w:afterAutospacing="off"/>
            </w:pPr>
            <w:r w:rsidRPr="42299633" w:rsidR="422996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C882A"/>
                <w:sz w:val="24"/>
                <w:szCs w:val="24"/>
              </w:rPr>
              <w:t>Will update post confirmation from factiva team</w:t>
            </w:r>
          </w:p>
        </w:tc>
      </w:tr>
      <w:tr w:rsidR="42299633" w:rsidTr="42299633" w14:paraId="7B71C8A1">
        <w:trPr>
          <w:trHeight w:val="2205"/>
        </w:trPr>
        <w:tc>
          <w:tcPr>
            <w:tcW w:w="33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42299633" w:rsidP="42299633" w:rsidRDefault="42299633" w14:paraId="003DBFB6" w14:textId="677E49CB">
            <w:pPr>
              <w:bidi w:val="0"/>
              <w:spacing w:before="0" w:beforeAutospacing="off" w:after="0" w:afterAutospacing="off"/>
            </w:pPr>
            <w:r w:rsidRPr="42299633" w:rsidR="422996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What is the expected behaviour if the file is not shared on a given day?</w:t>
            </w:r>
          </w:p>
        </w:tc>
        <w:tc>
          <w:tcPr>
            <w:tcW w:w="6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42299633" w:rsidP="42299633" w:rsidRDefault="42299633" w14:paraId="75963BE4" w14:textId="3283D5DB">
            <w:pPr>
              <w:bidi w:val="0"/>
              <w:spacing w:before="0" w:beforeAutospacing="off" w:after="0" w:afterAutospacing="off"/>
            </w:pPr>
            <w:r w:rsidRPr="42299633" w:rsidR="422996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File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42299633" w:rsidP="42299633" w:rsidRDefault="42299633" w14:paraId="3425C080" w14:textId="7A35DE34">
            <w:pPr>
              <w:bidi w:val="0"/>
              <w:spacing w:before="0" w:beforeAutospacing="off" w:after="0" w:afterAutospacing="off"/>
            </w:pPr>
            <w:r w:rsidRPr="42299633" w:rsidR="422996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Bank</w:t>
            </w:r>
          </w:p>
        </w:tc>
        <w:tc>
          <w:tcPr>
            <w:tcW w:w="3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2299633" w:rsidP="42299633" w:rsidRDefault="42299633" w14:paraId="41A753F8" w14:textId="3DABCE83">
            <w:pPr>
              <w:bidi w:val="0"/>
              <w:spacing w:before="0" w:beforeAutospacing="off" w:after="0" w:afterAutospacing="off"/>
            </w:pPr>
            <w:r w:rsidRPr="42299633" w:rsidR="422996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C882A"/>
                <w:sz w:val="24"/>
                <w:szCs w:val="24"/>
              </w:rPr>
              <w:t>Will update post confirmation from factiva team</w:t>
            </w:r>
          </w:p>
        </w:tc>
      </w:tr>
      <w:tr w:rsidR="42299633" w:rsidTr="42299633" w14:paraId="15828E0A">
        <w:trPr>
          <w:trHeight w:val="2205"/>
        </w:trPr>
        <w:tc>
          <w:tcPr>
            <w:tcW w:w="338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42299633" w:rsidP="42299633" w:rsidRDefault="42299633" w14:paraId="69061E17" w14:textId="65E7F028">
            <w:pPr>
              <w:bidi w:val="0"/>
              <w:spacing w:before="0" w:beforeAutospacing="off" w:after="0" w:afterAutospacing="off"/>
            </w:pPr>
            <w:r w:rsidRPr="42299633" w:rsidR="422996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Will both FACTIVA and Reverse FACTIVA be incremental files?</w:t>
            </w:r>
          </w:p>
        </w:tc>
        <w:tc>
          <w:tcPr>
            <w:tcW w:w="6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42299633" w:rsidP="42299633" w:rsidRDefault="42299633" w14:paraId="17D0897B" w14:textId="5CE98505">
            <w:pPr>
              <w:bidi w:val="0"/>
              <w:spacing w:before="0" w:beforeAutospacing="off" w:after="0" w:afterAutospacing="off"/>
            </w:pPr>
            <w:r w:rsidRPr="42299633" w:rsidR="422996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File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42299633" w:rsidP="42299633" w:rsidRDefault="42299633" w14:paraId="6952E9CF" w14:textId="3997B3A6">
            <w:pPr>
              <w:bidi w:val="0"/>
              <w:spacing w:before="0" w:beforeAutospacing="off" w:after="0" w:afterAutospacing="off"/>
            </w:pPr>
            <w:r w:rsidRPr="42299633" w:rsidR="4229963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Bank</w:t>
            </w:r>
          </w:p>
        </w:tc>
        <w:tc>
          <w:tcPr>
            <w:tcW w:w="3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2299633" w:rsidP="42299633" w:rsidRDefault="42299633" w14:paraId="644EA337" w14:textId="3E679B24">
            <w:pPr>
              <w:bidi w:val="0"/>
              <w:spacing w:before="0" w:beforeAutospacing="off" w:after="0" w:afterAutospacing="off"/>
            </w:pPr>
            <w:r w:rsidRPr="42299633" w:rsidR="4229963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C882A"/>
                <w:sz w:val="24"/>
                <w:szCs w:val="24"/>
              </w:rPr>
              <w:t>Yes</w:t>
            </w:r>
          </w:p>
        </w:tc>
      </w:tr>
    </w:tbl>
    <w:p w:rsidR="4A44519E" w:rsidP="4A44519E" w:rsidRDefault="4A44519E" w14:paraId="10E372E3" w14:textId="5B4AF029">
      <w:pPr>
        <w:pStyle w:val="Normal"/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4"/>
          <w:szCs w:val="24"/>
          <w:lang w:val="en-US"/>
        </w:rPr>
      </w:pPr>
    </w:p>
    <w:p xmlns:wp14="http://schemas.microsoft.com/office/word/2010/wordml" w:rsidP="27897107" wp14:paraId="34EF69E7" wp14:textId="5DB67B3F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bookmarkStart w:name="_Appendix" w:id="982027657"/>
      <w:r w:rsidRPr="5615E1E6" w:rsidR="264381D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Appendix</w:t>
      </w:r>
      <w:bookmarkEnd w:id="982027657"/>
    </w:p>
    <w:p xmlns:wp14="http://schemas.microsoft.com/office/word/2010/wordml" w:rsidP="27897107" wp14:paraId="612B9DEC" wp14:textId="173CD6AE">
      <w:p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8"/>
          <w:szCs w:val="28"/>
          <w:lang w:val="en-US"/>
        </w:rPr>
      </w:pPr>
      <w:r w:rsidRPr="735A1AC2" w:rsidR="264381D1">
        <w:rPr>
          <w:rFonts w:ascii="Nunito" w:hAnsi="Nunito" w:eastAsia="Nunito" w:cs="Nunito"/>
          <w:b w:val="1"/>
          <w:bCs w:val="1"/>
          <w:noProof w:val="0"/>
          <w:sz w:val="28"/>
          <w:szCs w:val="28"/>
          <w:lang w:val="en-US"/>
        </w:rPr>
        <w:t>T</w:t>
      </w:r>
      <w:r w:rsidRPr="735A1AC2" w:rsidR="264381D1">
        <w:rPr>
          <w:rFonts w:ascii="Nunito" w:hAnsi="Nunito" w:eastAsia="Nunito" w:cs="Nunito"/>
          <w:b w:val="1"/>
          <w:bCs w:val="1"/>
          <w:noProof w:val="0"/>
          <w:sz w:val="28"/>
          <w:szCs w:val="28"/>
          <w:lang w:val="en-US"/>
        </w:rPr>
        <w:t xml:space="preserve"> Block Configuration Details:</w:t>
      </w:r>
      <w:r w:rsidRPr="735A1AC2" w:rsidR="50BDACA9">
        <w:rPr>
          <w:rFonts w:ascii="Nunito" w:hAnsi="Nunito" w:eastAsia="Nunito" w:cs="Nunito"/>
          <w:b w:val="1"/>
          <w:bCs w:val="1"/>
          <w:noProof w:val="0"/>
          <w:sz w:val="28"/>
          <w:szCs w:val="28"/>
          <w:lang w:val="en-US"/>
        </w:rPr>
        <w:t xml:space="preserve"> (can be used for T2)</w:t>
      </w:r>
    </w:p>
    <w:p xmlns:wp14="http://schemas.microsoft.com/office/word/2010/wordml" w:rsidP="27897107" wp14:paraId="1A7C0DF8" wp14:textId="47A7913F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735A1AC2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The existing </w:t>
      </w:r>
      <w:r w:rsidRPr="735A1AC2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T</w:t>
      </w:r>
      <w:r w:rsidRPr="735A1AC2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block configuration will be used for Factiva-flagged customers. This comprehensive restriction model includes:</w:t>
      </w:r>
    </w:p>
    <w:p xmlns:wp14="http://schemas.microsoft.com/office/word/2010/wordml" w:rsidP="27897107" wp14:paraId="237AD338" wp14:textId="2531DCD9">
      <w:p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8"/>
          <w:szCs w:val="28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28"/>
          <w:szCs w:val="28"/>
          <w:lang w:val="en-US"/>
        </w:rPr>
        <w:t>Restricted Actions:</w:t>
      </w:r>
    </w:p>
    <w:p xmlns:wp14="http://schemas.microsoft.com/office/word/2010/wordml" w:rsidP="27897107" wp14:paraId="7AFAC0BA" wp14:textId="555FC0AD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All Debits (Cash &amp; Purchase Authorization)</w:t>
      </w:r>
    </w:p>
    <w:p xmlns:wp14="http://schemas.microsoft.com/office/word/2010/wordml" w:rsidP="27897107" wp14:paraId="0AE51231" wp14:textId="44B1A991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All Credits including reversals</w:t>
      </w:r>
    </w:p>
    <w:p xmlns:wp14="http://schemas.microsoft.com/office/word/2010/wordml" w:rsidP="27897107" wp14:paraId="33E5E1B5" wp14:textId="00053029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All Debits including reversals</w:t>
      </w:r>
    </w:p>
    <w:p xmlns:wp14="http://schemas.microsoft.com/office/word/2010/wordml" w:rsidP="27897107" wp14:paraId="0DE3959D" wp14:textId="4846CF72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Statement Processing</w:t>
      </w:r>
    </w:p>
    <w:p xmlns:wp14="http://schemas.microsoft.com/office/word/2010/wordml" w:rsidP="27897107" wp14:paraId="1F57FE36" wp14:textId="49F42524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Card Replacement/Reissue/Renewal</w:t>
      </w:r>
    </w:p>
    <w:p xmlns:wp14="http://schemas.microsoft.com/office/word/2010/wordml" w:rsidP="27897107" wp14:paraId="6BBC6274" wp14:textId="0FB310BA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Interest Liquidation</w:t>
      </w:r>
    </w:p>
    <w:p xmlns:wp14="http://schemas.microsoft.com/office/word/2010/wordml" w:rsidP="27897107" wp14:paraId="176F4A78" wp14:textId="12FF0284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All Fee Applications (Late Payment, Overlimit, Joining, Annual)</w:t>
      </w:r>
    </w:p>
    <w:p xmlns:wp14="http://schemas.microsoft.com/office/word/2010/wordml" w:rsidP="27897107" wp14:paraId="683602C6" wp14:textId="40A38D2E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Limit Enhancement/Increase</w:t>
      </w:r>
    </w:p>
    <w:p xmlns:wp14="http://schemas.microsoft.com/office/word/2010/wordml" w:rsidP="27897107" wp14:paraId="33503F0B" wp14:textId="049AD149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Billing Cycle Changes</w:t>
      </w:r>
    </w:p>
    <w:p xmlns:wp14="http://schemas.microsoft.com/office/word/2010/wordml" w:rsidP="27897107" wp14:paraId="33E7EFB4" wp14:textId="6103053F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Limit Decrease</w:t>
      </w:r>
    </w:p>
    <w:p xmlns:wp14="http://schemas.microsoft.com/office/word/2010/wordml" w:rsidP="27897107" wp14:paraId="72B7E232" wp14:textId="298DB897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Reward Redemption</w:t>
      </w:r>
    </w:p>
    <w:p xmlns:wp14="http://schemas.microsoft.com/office/word/2010/wordml" w:rsidP="27897107" wp14:paraId="33C24166" wp14:textId="2784B188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4B30525D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EMI Conversion</w:t>
      </w:r>
    </w:p>
    <w:p xmlns:wp14="http://schemas.microsoft.com/office/word/2010/wordml" w:rsidP="27897107" wp14:paraId="3EB3ADE4" wp14:textId="5D45BD8B">
      <w:p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8"/>
          <w:szCs w:val="28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28"/>
          <w:szCs w:val="28"/>
          <w:lang w:val="en-US"/>
        </w:rPr>
        <w:t>Communication Templates:</w:t>
      </w:r>
    </w:p>
    <w:p xmlns:wp14="http://schemas.microsoft.com/office/word/2010/wordml" w:rsidP="27897107" wp14:paraId="544026B4" wp14:textId="04C0343B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commentRangeStart w:id="1324442472"/>
      <w:r w:rsidRPr="328282FB" w:rsidR="264381D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SMS Template:</w:t>
      </w:r>
      <w:r w:rsidRPr="328282FB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Alert: Your HDFC Bank Credit Card ending XXXX has been blocked post review as per regulatory norms. Please contact our </w:t>
      </w:r>
      <w:r w:rsidRPr="328282FB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PhoneBanking</w:t>
      </w:r>
      <w:r w:rsidRPr="328282FB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helplines for </w:t>
      </w:r>
      <w:r w:rsidRPr="328282FB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assistance</w:t>
      </w:r>
      <w:r w:rsidRPr="328282FB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.</w:t>
      </w:r>
    </w:p>
    <w:p xmlns:wp14="http://schemas.microsoft.com/office/word/2010/wordml" w:rsidP="27897107" wp14:paraId="0E5B37AE" wp14:textId="0BAA0AC8">
      <w:p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WhatsApp Template:</w:t>
      </w:r>
    </w:p>
    <w:p xmlns:wp14="http://schemas.microsoft.com/office/word/2010/wordml" w:rsidP="27897107" wp14:paraId="2367FD50" wp14:textId="114B8113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1DF47924" w:rsidR="2DAD1C3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Alert: Your HDFC Bank Credit Card ending </w:t>
      </w:r>
      <w:commentRangeStart w:id="1640306955"/>
      <w:commentRangeStart w:id="984378302"/>
      <w:r w:rsidRPr="1DF47924" w:rsidR="2DAD1C3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XXXX </w:t>
      </w:r>
      <w:commentRangeEnd w:id="1640306955"/>
      <w:r>
        <w:rPr>
          <w:rStyle w:val="CommentReference"/>
        </w:rPr>
        <w:commentReference w:id="1640306955"/>
      </w:r>
      <w:commentRangeEnd w:id="984378302"/>
      <w:r>
        <w:rPr>
          <w:rStyle w:val="CommentReference"/>
        </w:rPr>
        <w:commentReference w:id="984378302"/>
      </w:r>
      <w:r w:rsidRPr="1DF47924" w:rsidR="2DAD1C3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has been blocked post review as per regulatory norms. Please contact our </w:t>
      </w:r>
      <w:r w:rsidRPr="1DF47924" w:rsidR="2DAD1C31">
        <w:rPr>
          <w:rFonts w:ascii="Nunito" w:hAnsi="Nunito" w:eastAsia="Nunito" w:cs="Nunito"/>
          <w:noProof w:val="0"/>
          <w:sz w:val="22"/>
          <w:szCs w:val="22"/>
          <w:lang w:val="en-US"/>
        </w:rPr>
        <w:t>PhoneBanking</w:t>
      </w:r>
      <w:r w:rsidRPr="1DF47924" w:rsidR="2DAD1C3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helplines for </w:t>
      </w:r>
      <w:r w:rsidRPr="1DF47924" w:rsidR="2DAD1C31">
        <w:rPr>
          <w:rFonts w:ascii="Nunito" w:hAnsi="Nunito" w:eastAsia="Nunito" w:cs="Nunito"/>
          <w:noProof w:val="0"/>
          <w:sz w:val="22"/>
          <w:szCs w:val="22"/>
          <w:lang w:val="en-US"/>
        </w:rPr>
        <w:t>assistance</w:t>
      </w:r>
      <w:r w:rsidRPr="1DF47924" w:rsidR="2DAD1C31">
        <w:rPr>
          <w:rFonts w:ascii="Nunito" w:hAnsi="Nunito" w:eastAsia="Nunito" w:cs="Nunito"/>
          <w:noProof w:val="0"/>
          <w:sz w:val="22"/>
          <w:szCs w:val="22"/>
          <w:lang w:val="en-US"/>
        </w:rPr>
        <w:t>.</w:t>
      </w:r>
      <w:commentRangeEnd w:id="1324442472"/>
      <w:r>
        <w:rPr>
          <w:rStyle w:val="CommentReference"/>
        </w:rPr>
        <w:commentReference w:id="1324442472"/>
      </w:r>
    </w:p>
    <w:p xmlns:wp14="http://schemas.microsoft.com/office/word/2010/wordml" w:rsidP="27897107" wp14:paraId="5398E347" wp14:textId="39AE22D1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Email Template:</w:t>
      </w: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Subject: Important Update Regarding Your HDFC Bank Credit Card XXXX</w:t>
      </w:r>
    </w:p>
    <w:p xmlns:wp14="http://schemas.microsoft.com/office/word/2010/wordml" w:rsidP="27897107" wp14:paraId="18862BF5" wp14:textId="746DD85C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Dear Customer,</w:t>
      </w:r>
    </w:p>
    <w:p xmlns:wp14="http://schemas.microsoft.com/office/word/2010/wordml" w:rsidP="27897107" wp14:paraId="175605A1" wp14:textId="760B5686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We hope this message finds you well.</w:t>
      </w:r>
    </w:p>
    <w:p xmlns:wp14="http://schemas.microsoft.com/office/word/2010/wordml" w:rsidP="27897107" wp14:paraId="14D1E741" wp14:textId="1857D6D0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As part of our enhanced due diligence measures and in adherence to internal policies and regulatory requirements, we have conducted a review of your card account.</w:t>
      </w: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Following this review, your HDFC Bank Credit Card ending XXXX has been permanently blocked.</w:t>
      </w:r>
    </w:p>
    <w:p xmlns:wp14="http://schemas.microsoft.com/office/word/2010/wordml" w:rsidP="27897107" wp14:paraId="33E122E7" wp14:textId="0C6CD08B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We </w:t>
      </w: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sincerely regret</w:t>
      </w: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any disruption this may cause to your banking experience. Please be assured that this action has been taken with careful consideration and in alignment with the applicable guidelines.</w:t>
      </w:r>
    </w:p>
    <w:p xmlns:wp14="http://schemas.microsoft.com/office/word/2010/wordml" w:rsidP="27897107" wp14:paraId="3F00DEFE" wp14:textId="63B61422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Should you have any questions or require further assistance, please reach out to our </w:t>
      </w: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PhoneBanking</w:t>
      </w: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team or visit the nearest branch.</w:t>
      </w:r>
    </w:p>
    <w:p xmlns:wp14="http://schemas.microsoft.com/office/word/2010/wordml" w:rsidP="27897107" wp14:paraId="57A632FA" wp14:textId="78250044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Warm regards, HDFC Bank</w:t>
      </w:r>
    </w:p>
    <w:p xmlns:wp14="http://schemas.microsoft.com/office/word/2010/wordml" w:rsidP="27897107" wp14:paraId="76B299BA" wp14:textId="4ECF6F07">
      <w:p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8"/>
          <w:szCs w:val="28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28"/>
          <w:szCs w:val="28"/>
          <w:lang w:val="en-US"/>
        </w:rPr>
        <w:t>File Formats:</w:t>
      </w:r>
    </w:p>
    <w:p xmlns:wp14="http://schemas.microsoft.com/office/word/2010/wordml" w:rsidP="27897107" wp14:paraId="6223E6A7" wp14:textId="603B87D8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Factiva Output: FACTIVA_TC_DDMMYYYY</w:t>
      </w:r>
    </w:p>
    <w:p xmlns:wp14="http://schemas.microsoft.com/office/word/2010/wordml" w:rsidP="27897107" wp14:paraId="26A5D2B0" wp14:textId="4F5A0E4B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Reverse Factiva Output: REV_FACTIVA_TC_DDMMYYY</w:t>
      </w:r>
    </w:p>
    <w:p xmlns:wp14="http://schemas.microsoft.com/office/word/2010/wordml" w:rsidP="27897107" wp14:paraId="49CE5CC0" wp14:textId="28816A6B">
      <w:pPr>
        <w:bidi w:val="0"/>
        <w:spacing w:before="240" w:beforeAutospacing="off" w:after="240" w:afterAutospacing="off"/>
        <w:rPr>
          <w:rFonts w:ascii="Nunito" w:hAnsi="Nunito" w:eastAsia="Nunito" w:cs="Nunito"/>
          <w:b w:val="1"/>
          <w:bCs w:val="1"/>
          <w:noProof w:val="0"/>
          <w:sz w:val="28"/>
          <w:szCs w:val="28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28"/>
          <w:szCs w:val="28"/>
          <w:lang w:val="en-US"/>
        </w:rPr>
        <w:t>Database Fields (PONTUS DB - Account Level):</w:t>
      </w:r>
    </w:p>
    <w:p xmlns:wp14="http://schemas.microsoft.com/office/word/2010/wordml" w:rsidP="27897107" wp14:paraId="508E480E" wp14:textId="6CF53782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Factiva Match: Y/N</w:t>
      </w:r>
    </w:p>
    <w:p xmlns:wp14="http://schemas.microsoft.com/office/word/2010/wordml" w:rsidP="27897107" wp14:paraId="50FCDE85" wp14:textId="6A2D5585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Factiva Category: Factiva/PEP/Neg List/No</w:t>
      </w:r>
    </w:p>
    <w:p xmlns:wp14="http://schemas.microsoft.com/office/word/2010/wordml" w:rsidP="27897107" wp14:paraId="796AF1BB" wp14:textId="68136CD4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>Date of Match: DDMMYYYY</w:t>
      </w:r>
    </w:p>
    <w:p xmlns:wp14="http://schemas.microsoft.com/office/word/2010/wordml" w:rsidP="27897107" wp14:paraId="37FE214C" wp14:textId="3D418BD8">
      <w:pPr>
        <w:bidi w:val="0"/>
        <w:spacing w:before="240" w:beforeAutospacing="off" w:after="24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  <w:r w:rsidRPr="5615E1E6" w:rsidR="264381D1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Report Fields:</w:t>
      </w:r>
      <w:r w:rsidRPr="5615E1E6" w:rsidR="264381D1">
        <w:rPr>
          <w:rFonts w:ascii="Nunito" w:hAnsi="Nunito" w:eastAsia="Nunito" w:cs="Nunito"/>
          <w:noProof w:val="0"/>
          <w:sz w:val="22"/>
          <w:szCs w:val="22"/>
          <w:lang w:val="en-US"/>
        </w:rPr>
        <w:t xml:space="preserve"> AAN_SEQ, DEDUPE_FACTIVA, DEDUPE_DATE, Name, Relationship, Logo, Block details, Credit Limit, Status, Reject Reason</w:t>
      </w:r>
    </w:p>
    <w:p xmlns:wp14="http://schemas.microsoft.com/office/word/2010/wordml" w:rsidP="27897107" wp14:paraId="14D4F700" wp14:textId="4612435E">
      <w:pPr>
        <w:pStyle w:val="Heading1"/>
        <w:bidi w:val="0"/>
        <w:spacing w:before="322" w:beforeAutospacing="off" w:after="322" w:afterAutospacing="off"/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</w:pPr>
      <w:commentRangeStart w:id="302426485"/>
      <w:r w:rsidRPr="4B30525D" w:rsidR="428F5A51">
        <w:rPr>
          <w:rFonts w:ascii="Nunito" w:hAnsi="Nunito" w:eastAsia="Nunito" w:cs="Nunito"/>
          <w:b w:val="1"/>
          <w:bCs w:val="1"/>
          <w:noProof w:val="0"/>
          <w:sz w:val="32"/>
          <w:szCs w:val="32"/>
          <w:lang w:val="en-US"/>
        </w:rPr>
        <w:t>Temporary section for Program plan and testing</w:t>
      </w:r>
      <w:commentRangeEnd w:id="302426485"/>
      <w:r>
        <w:rPr>
          <w:rStyle w:val="CommentReference"/>
        </w:rPr>
        <w:commentReference w:id="302426485"/>
      </w:r>
    </w:p>
    <w:p w:rsidR="2BF3B23A" w:rsidP="4B30525D" w:rsidRDefault="2BF3B23A" w14:paraId="461F7162" w14:textId="7A4EF26B">
      <w:pPr>
        <w:pStyle w:val="ListParagraph"/>
        <w:numPr>
          <w:ilvl w:val="0"/>
          <w:numId w:val="3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r w:rsidRPr="4B30525D" w:rsidR="2BF3B23A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Unblocking SOP to be known</w:t>
      </w:r>
    </w:p>
    <w:p w:rsidR="2BF3B23A" w:rsidP="4B30525D" w:rsidRDefault="2BF3B23A" w14:paraId="23F1B83E" w14:textId="14600F7A">
      <w:pPr>
        <w:pStyle w:val="ListParagraph"/>
        <w:numPr>
          <w:ilvl w:val="0"/>
          <w:numId w:val="3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r w:rsidRPr="4B30525D" w:rsidR="2BF3B23A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Block codes to be clarified followed by development</w:t>
      </w:r>
    </w:p>
    <w:p w:rsidR="2BF3B23A" w:rsidP="4B30525D" w:rsidRDefault="2BF3B23A" w14:paraId="58236193" w14:textId="0B1702CE">
      <w:pPr>
        <w:pStyle w:val="ListParagraph"/>
        <w:numPr>
          <w:ilvl w:val="0"/>
          <w:numId w:val="3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r w:rsidRPr="4B30525D" w:rsidR="2BF3B23A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Communications to be whitelisted and approved</w:t>
      </w:r>
    </w:p>
    <w:p w:rsidR="2BF3B23A" w:rsidP="4B30525D" w:rsidRDefault="2BF3B23A" w14:paraId="5BA95757" w14:textId="6B37004F">
      <w:pPr>
        <w:pStyle w:val="ListParagraph"/>
        <w:numPr>
          <w:ilvl w:val="0"/>
          <w:numId w:val="3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  <w:r w:rsidRPr="4B30525D" w:rsidR="2BF3B23A"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  <w:t>BI – to get target list of customers</w:t>
      </w:r>
    </w:p>
    <w:p w:rsidR="4B30525D" w:rsidP="4B30525D" w:rsidRDefault="4B30525D" w14:paraId="06A7299B" w14:textId="4C747FC8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Nunito" w:hAnsi="Nunito" w:eastAsia="Nunito" w:cs="Nunito"/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P="27897107" wp14:paraId="291CBABC" wp14:textId="54FEDD40">
      <w:pPr>
        <w:pStyle w:val="Normal"/>
        <w:spacing w:before="0" w:beforeAutospacing="off" w:after="0" w:afterAutospacing="off"/>
        <w:rPr>
          <w:rFonts w:ascii="Nunito" w:hAnsi="Nunito" w:eastAsia="Nunito" w:cs="Nunito"/>
          <w:noProof w:val="0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4770"/>
      </w:tblGrid>
      <w:tr w:rsidR="13B7EF25" w:rsidTr="735A1AC2" w14:paraId="79B04896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B7EF25" w:rsidP="5615E1E6" w:rsidRDefault="13B7EF25" w14:paraId="5BFF0449" w14:textId="6F9E5F8F">
            <w:pPr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B7EF25" w:rsidP="5615E1E6" w:rsidRDefault="13B7EF25" w14:paraId="3798AF26" w14:textId="1319C5D6">
            <w:pPr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4770" w:type="dxa"/>
            <w:tcMar>
              <w:left w:w="105" w:type="dxa"/>
              <w:right w:w="105" w:type="dxa"/>
            </w:tcMar>
            <w:vAlign w:val="top"/>
          </w:tcPr>
          <w:p w:rsidR="13B7EF25" w:rsidP="5615E1E6" w:rsidRDefault="13B7EF25" w14:paraId="6570295A" w14:textId="44A61F74">
            <w:pPr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13B7EF25" w:rsidTr="735A1AC2" w14:paraId="75E81F0C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B7EF25" w:rsidP="5615E1E6" w:rsidRDefault="13B7EF25" w14:paraId="3FA290F8" w14:textId="06BA7E2A">
            <w:pPr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72C84017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Customer Support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B7EF25" w:rsidP="328282FB" w:rsidRDefault="13B7EF25" w14:paraId="452FFBEC" w14:textId="2EEFE5DF">
            <w:pPr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 w:themeColor="text1" w:themeTint="FF" w:themeShade="FF"/>
                <w:sz w:val="22"/>
                <w:szCs w:val="22"/>
              </w:rPr>
            </w:pPr>
            <w:r w:rsidRPr="328282FB" w:rsidR="72039E98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  <w:lang w:val="en-US"/>
              </w:rPr>
              <w:t>To be groomed about the changes that needs to be reflected on SC</w:t>
            </w:r>
          </w:p>
        </w:tc>
        <w:tc>
          <w:tcPr>
            <w:tcW w:w="4770" w:type="dxa"/>
            <w:tcMar>
              <w:left w:w="105" w:type="dxa"/>
              <w:right w:w="105" w:type="dxa"/>
            </w:tcMar>
            <w:vAlign w:val="top"/>
          </w:tcPr>
          <w:p w:rsidR="13B7EF25" w:rsidP="328282FB" w:rsidRDefault="13B7EF25" w14:paraId="76367768" w14:textId="7FE444AB">
            <w:pPr>
              <w:pStyle w:val="ListParagraph"/>
              <w:numPr>
                <w:ilvl w:val="0"/>
                <w:numId w:val="24"/>
              </w:numPr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 w:themeColor="text1" w:themeTint="FF" w:themeShade="FF"/>
                <w:sz w:val="22"/>
                <w:szCs w:val="22"/>
              </w:rPr>
            </w:pPr>
            <w:r w:rsidRPr="328282FB" w:rsidR="72039E98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  <w:lang w:val="en-US"/>
              </w:rPr>
              <w:t>Current block code removal ability</w:t>
            </w:r>
          </w:p>
          <w:p w:rsidR="13B7EF25" w:rsidP="328282FB" w:rsidRDefault="13B7EF25" w14:paraId="6467D496" w14:textId="23BC69E5">
            <w:pPr>
              <w:pStyle w:val="ListParagraph"/>
              <w:numPr>
                <w:ilvl w:val="0"/>
                <w:numId w:val="24"/>
              </w:numPr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 w:themeColor="text1" w:themeTint="FF" w:themeShade="FF"/>
                <w:sz w:val="22"/>
                <w:szCs w:val="22"/>
              </w:rPr>
            </w:pPr>
            <w:r w:rsidRPr="328282FB" w:rsidR="72039E98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  <w:lang w:val="en-US"/>
              </w:rPr>
              <w:t>What is the process if it is available as of today</w:t>
            </w:r>
          </w:p>
          <w:p w:rsidR="13B7EF25" w:rsidP="328282FB" w:rsidRDefault="13B7EF25" w14:paraId="17EE56F3" w14:textId="68EA71CD">
            <w:pPr>
              <w:pStyle w:val="ListParagraph"/>
              <w:numPr>
                <w:ilvl w:val="0"/>
                <w:numId w:val="24"/>
              </w:numPr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 w:themeColor="text1" w:themeTint="FF" w:themeShade="FF"/>
                <w:sz w:val="22"/>
                <w:szCs w:val="22"/>
              </w:rPr>
            </w:pPr>
            <w:r w:rsidRPr="328282FB" w:rsidR="72039E98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  <w:lang w:val="en-US"/>
              </w:rPr>
              <w:t>3 fields that needs to be shown on support center</w:t>
            </w:r>
          </w:p>
        </w:tc>
      </w:tr>
      <w:tr w:rsidR="13B7EF25" w:rsidTr="735A1AC2" w14:paraId="61FEE2EB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B7EF25" w:rsidP="5615E1E6" w:rsidRDefault="13B7EF25" w14:paraId="1DD9F0A5" w14:textId="16070805">
            <w:pPr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72C84017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BI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B7EF25" w:rsidP="328282FB" w:rsidRDefault="13B7EF25" w14:paraId="32191D7B" w14:textId="4DC8594B">
            <w:pPr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 w:themeColor="text1" w:themeTint="FF" w:themeShade="FF"/>
                <w:sz w:val="22"/>
                <w:szCs w:val="22"/>
              </w:rPr>
            </w:pPr>
            <w:r w:rsidRPr="328282FB" w:rsidR="72039E98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  <w:lang w:val="en-US"/>
              </w:rPr>
              <w:t xml:space="preserve">To be groomed about the reports </w:t>
            </w:r>
            <w:r w:rsidRPr="328282FB" w:rsidR="72039E98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  <w:lang w:val="en-US"/>
              </w:rPr>
              <w:t>required</w:t>
            </w:r>
            <w:r w:rsidRPr="328282FB" w:rsidR="72039E98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  <w:lang w:val="en-US"/>
              </w:rPr>
              <w:t xml:space="preserve"> to trigger comms +</w:t>
            </w:r>
          </w:p>
        </w:tc>
        <w:tc>
          <w:tcPr>
            <w:tcW w:w="4770" w:type="dxa"/>
            <w:tcMar>
              <w:left w:w="105" w:type="dxa"/>
              <w:right w:w="105" w:type="dxa"/>
            </w:tcMar>
            <w:vAlign w:val="top"/>
          </w:tcPr>
          <w:p w:rsidR="13B7EF25" w:rsidP="328282FB" w:rsidRDefault="13B7EF25" w14:paraId="42CB3E43" w14:textId="1723E5AC">
            <w:pPr>
              <w:pStyle w:val="ListParagraph"/>
              <w:numPr>
                <w:ilvl w:val="0"/>
                <w:numId w:val="25"/>
              </w:numPr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 w:themeColor="text1" w:themeTint="FF" w:themeShade="FF"/>
                <w:sz w:val="22"/>
                <w:szCs w:val="22"/>
              </w:rPr>
            </w:pPr>
            <w:r w:rsidRPr="328282FB" w:rsidR="72039E98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  <w:lang w:val="en-US"/>
              </w:rPr>
              <w:t>Communication to be triggered to the set of users who are a part of this report</w:t>
            </w:r>
          </w:p>
          <w:p w:rsidR="13B7EF25" w:rsidP="328282FB" w:rsidRDefault="13B7EF25" w14:paraId="6424B7E6" w14:textId="6ACF939D">
            <w:pPr>
              <w:pStyle w:val="ListParagraph"/>
              <w:numPr>
                <w:ilvl w:val="0"/>
                <w:numId w:val="25"/>
              </w:numPr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 w:themeColor="text1" w:themeTint="FF" w:themeShade="FF"/>
                <w:sz w:val="22"/>
                <w:szCs w:val="22"/>
              </w:rPr>
            </w:pPr>
          </w:p>
        </w:tc>
      </w:tr>
      <w:tr w:rsidR="13B7EF25" w:rsidTr="735A1AC2" w14:paraId="324F8EC7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B7EF25" w:rsidP="5615E1E6" w:rsidRDefault="13B7EF25" w14:paraId="0D31AD80" w14:textId="1A67114F">
            <w:pPr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15E1E6" w:rsidR="72C84017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Design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3B7EF25" w:rsidP="328282FB" w:rsidRDefault="13B7EF25" w14:paraId="5002A255" w14:textId="54D717AB">
            <w:pPr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 w:themeColor="text1" w:themeTint="FF" w:themeShade="FF"/>
                <w:sz w:val="22"/>
                <w:szCs w:val="22"/>
              </w:rPr>
            </w:pPr>
          </w:p>
        </w:tc>
        <w:tc>
          <w:tcPr>
            <w:tcW w:w="4770" w:type="dxa"/>
            <w:tcMar>
              <w:left w:w="105" w:type="dxa"/>
              <w:right w:w="105" w:type="dxa"/>
            </w:tcMar>
            <w:vAlign w:val="top"/>
          </w:tcPr>
          <w:p w:rsidR="13B7EF25" w:rsidP="735A1AC2" w:rsidRDefault="13B7EF25" w14:paraId="071768F0" w14:textId="7C6BC5B0">
            <w:pPr>
              <w:pStyle w:val="ListParagraph"/>
              <w:numPr>
                <w:ilvl w:val="0"/>
                <w:numId w:val="26"/>
              </w:numPr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35A1AC2" w:rsidR="1779A257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  <w:lang w:val="en-US"/>
              </w:rPr>
              <w:t xml:space="preserve">Design for users who are getting </w:t>
            </w:r>
            <w:r w:rsidRPr="735A1AC2" w:rsidR="1779A257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  <w:lang w:val="en-US"/>
              </w:rPr>
              <w:t>T</w:t>
            </w:r>
            <w:r w:rsidRPr="735A1AC2" w:rsidR="4F05197C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  <w:lang w:val="en-US"/>
              </w:rPr>
              <w:t>2</w:t>
            </w:r>
            <w:r w:rsidRPr="735A1AC2" w:rsidR="1779A257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  <w:lang w:val="en-US"/>
              </w:rPr>
              <w:t xml:space="preserve"> block</w:t>
            </w:r>
          </w:p>
          <w:p w:rsidR="13B7EF25" w:rsidP="328282FB" w:rsidRDefault="13B7EF25" w14:paraId="233071D7" w14:textId="3BD866D1">
            <w:pPr>
              <w:pStyle w:val="Normal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 w:themeColor="text1" w:themeTint="FF" w:themeShade="FF"/>
                <w:sz w:val="24"/>
                <w:szCs w:val="24"/>
              </w:rPr>
            </w:pPr>
          </w:p>
          <w:p w:rsidR="13B7EF25" w:rsidP="328282FB" w:rsidRDefault="13B7EF25" w14:paraId="5692681D" w14:textId="70911DAF">
            <w:pPr>
              <w:pStyle w:val="Normal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 w:themeColor="text1" w:themeTint="FF" w:themeShade="FF"/>
                <w:sz w:val="24"/>
                <w:szCs w:val="24"/>
              </w:rPr>
            </w:pPr>
          </w:p>
        </w:tc>
      </w:tr>
      <w:tr w:rsidR="39499111" w:rsidTr="735A1AC2" w14:paraId="179AEF83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6297F29B" w:rsidP="39499111" w:rsidRDefault="6297F29B" w14:paraId="30E2A5E5" w14:textId="59EEC754">
            <w:pPr>
              <w:pStyle w:val="Normal"/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9499111" w:rsidR="6297F29B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 Dev UI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6297F29B" w:rsidP="328282FB" w:rsidRDefault="6297F29B" w14:paraId="45744EE1" w14:textId="1DFED45E">
            <w:pPr>
              <w:pStyle w:val="Normal"/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 w:themeColor="text1" w:themeTint="FF" w:themeShade="FF"/>
                <w:sz w:val="22"/>
                <w:szCs w:val="22"/>
              </w:rPr>
            </w:pPr>
            <w:r w:rsidRPr="328282FB" w:rsidR="712BF318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To be groomed to enable audit trail for incoming Factiva file on SC</w:t>
            </w:r>
          </w:p>
        </w:tc>
        <w:tc>
          <w:tcPr>
            <w:tcW w:w="4770" w:type="dxa"/>
            <w:tcMar>
              <w:left w:w="105" w:type="dxa"/>
              <w:right w:w="105" w:type="dxa"/>
            </w:tcMar>
            <w:vAlign w:val="top"/>
          </w:tcPr>
          <w:p w:rsidR="6297F29B" w:rsidP="328282FB" w:rsidRDefault="6297F29B" w14:paraId="494B27F3" w14:textId="648D49FA">
            <w:pPr>
              <w:pStyle w:val="ListParagraph"/>
              <w:numPr>
                <w:ilvl w:val="0"/>
                <w:numId w:val="27"/>
              </w:num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 w:themeColor="text1" w:themeTint="FF" w:themeShade="FF"/>
                <w:sz w:val="22"/>
                <w:szCs w:val="22"/>
                <w:lang w:val="en-US"/>
              </w:rPr>
            </w:pPr>
            <w:r w:rsidRPr="328282FB" w:rsidR="712BF318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  <w:lang w:val="en-US"/>
              </w:rPr>
              <w:t>Consume the incoming file</w:t>
            </w:r>
          </w:p>
          <w:p w:rsidR="6297F29B" w:rsidP="328282FB" w:rsidRDefault="6297F29B" w14:paraId="3BECCF5A" w14:textId="738DBD1E">
            <w:pPr>
              <w:pStyle w:val="ListParagraph"/>
              <w:numPr>
                <w:ilvl w:val="0"/>
                <w:numId w:val="27"/>
              </w:numPr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 w:themeColor="text1" w:themeTint="FF" w:themeShade="FF"/>
                <w:sz w:val="22"/>
                <w:szCs w:val="22"/>
                <w:lang w:val="en-US"/>
              </w:rPr>
            </w:pPr>
            <w:r w:rsidRPr="328282FB" w:rsidR="712BF318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  <w:lang w:val="en-US"/>
              </w:rPr>
              <w:t>Show the content on SC for the same</w:t>
            </w:r>
          </w:p>
          <w:p w:rsidR="39499111" w:rsidP="328282FB" w:rsidRDefault="39499111" w14:paraId="35B57279" w14:textId="4773958F">
            <w:pPr>
              <w:pStyle w:val="Normal"/>
              <w:bidi w:val="0"/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auto" w:themeColor="text1" w:themeTint="FF" w:themeShade="FF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27897107" wp14:paraId="2C078E63" wp14:textId="286B9FE1">
      <w:pPr>
        <w:rPr>
          <w:rFonts w:ascii="Nunito" w:hAnsi="Nunito" w:eastAsia="Nunito" w:cs="Nunito"/>
          <w:sz w:val="22"/>
          <w:szCs w:val="22"/>
        </w:rPr>
      </w:pPr>
    </w:p>
    <w:p w:rsidR="13B7EF25" w:rsidP="27897107" w:rsidRDefault="13B7EF25" w14:paraId="3A863ACF" w14:textId="5B580050">
      <w:pPr>
        <w:rPr>
          <w:rFonts w:ascii="Nunito" w:hAnsi="Nunito" w:eastAsia="Nunito" w:cs="Nunito"/>
          <w:sz w:val="22"/>
          <w:szCs w:val="22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44"/>
        <w:gridCol w:w="808"/>
        <w:gridCol w:w="885"/>
        <w:gridCol w:w="530"/>
        <w:gridCol w:w="510"/>
        <w:gridCol w:w="411"/>
        <w:gridCol w:w="323"/>
        <w:gridCol w:w="567"/>
        <w:gridCol w:w="389"/>
        <w:gridCol w:w="341"/>
        <w:gridCol w:w="165"/>
        <w:gridCol w:w="406"/>
        <w:gridCol w:w="517"/>
        <w:gridCol w:w="431"/>
        <w:gridCol w:w="525"/>
        <w:gridCol w:w="362"/>
        <w:gridCol w:w="501"/>
        <w:gridCol w:w="534"/>
        <w:gridCol w:w="552"/>
        <w:gridCol w:w="106"/>
        <w:gridCol w:w="106"/>
        <w:gridCol w:w="89"/>
        <w:gridCol w:w="91"/>
        <w:gridCol w:w="69"/>
      </w:tblGrid>
      <w:tr w:rsidR="13B7EF25" w:rsidTr="5615E1E6" w14:paraId="195F02A2">
        <w:trPr>
          <w:trHeight w:val="1845"/>
        </w:trPr>
        <w:tc>
          <w:tcPr>
            <w:tcW w:w="144" w:type="dxa"/>
            <w:tcBorders>
              <w:top w:val="single" w:color="CCCCCC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2719E85A" w14:textId="0CA00446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Mapping to Available Actions</w:t>
            </w:r>
          </w:p>
        </w:tc>
        <w:tc>
          <w:tcPr>
            <w:tcW w:w="808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3CD3AC3C" w14:textId="6ED16A6F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AUTHORIZATION (DEBIT) - CASH</w:t>
            </w:r>
          </w:p>
        </w:tc>
        <w:tc>
          <w:tcPr>
            <w:tcW w:w="885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43DCE1C2" w14:textId="226E2F0D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AUTHORIZATION (DEBIT) - PURCHASE</w:t>
            </w:r>
          </w:p>
        </w:tc>
        <w:tc>
          <w:tcPr>
            <w:tcW w:w="530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00FF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13DA47D2" w14:textId="76F7EACD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1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1"/>
                <w:color w:val="000000" w:themeColor="text1" w:themeTint="FF" w:themeShade="FF"/>
                <w:sz w:val="22"/>
                <w:szCs w:val="22"/>
                <w:u w:val="none"/>
              </w:rPr>
              <w:t>All Credits including credits due to debit reversals</w:t>
            </w:r>
            <w:r>
              <w:br/>
            </w: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1"/>
                <w:color w:val="000000" w:themeColor="text1" w:themeTint="FF" w:themeShade="FF"/>
                <w:sz w:val="22"/>
                <w:szCs w:val="22"/>
                <w:u w:val="none"/>
              </w:rPr>
              <w:t xml:space="preserve"> All credits and reversals of credits (</w:t>
            </w: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1"/>
                <w:color w:val="000000" w:themeColor="text1" w:themeTint="FF" w:themeShade="FF"/>
                <w:sz w:val="22"/>
                <w:szCs w:val="22"/>
                <w:u w:val="none"/>
              </w:rPr>
              <w:t>i.e.</w:t>
            </w: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1"/>
                <w:color w:val="000000" w:themeColor="text1" w:themeTint="FF" w:themeShade="FF"/>
                <w:sz w:val="22"/>
                <w:szCs w:val="22"/>
                <w:u w:val="none"/>
              </w:rPr>
              <w:t xml:space="preserve"> debit due to reversal) are restricted</w:t>
            </w:r>
          </w:p>
        </w:tc>
        <w:tc>
          <w:tcPr>
            <w:tcW w:w="510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00FF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7972EE73" w14:textId="7CB56ED8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1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1"/>
                <w:color w:val="000000" w:themeColor="text1" w:themeTint="FF" w:themeShade="FF"/>
                <w:sz w:val="22"/>
                <w:szCs w:val="22"/>
                <w:u w:val="none"/>
              </w:rPr>
              <w:t>All Debits including debits due to credit reversals</w:t>
            </w:r>
            <w:r>
              <w:br/>
            </w: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1"/>
                <w:color w:val="000000" w:themeColor="text1" w:themeTint="FF" w:themeShade="FF"/>
                <w:sz w:val="22"/>
                <w:szCs w:val="22"/>
                <w:u w:val="none"/>
              </w:rPr>
              <w:t xml:space="preserve"> All debits and all reversals of debits (</w:t>
            </w: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1"/>
                <w:color w:val="000000" w:themeColor="text1" w:themeTint="FF" w:themeShade="FF"/>
                <w:sz w:val="22"/>
                <w:szCs w:val="22"/>
                <w:u w:val="none"/>
              </w:rPr>
              <w:t>i.e.</w:t>
            </w: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1"/>
                <w:color w:val="000000" w:themeColor="text1" w:themeTint="FF" w:themeShade="FF"/>
                <w:sz w:val="22"/>
                <w:szCs w:val="22"/>
                <w:u w:val="none"/>
              </w:rPr>
              <w:t xml:space="preserve"> credit due to reversal) are restricted</w:t>
            </w:r>
          </w:p>
        </w:tc>
        <w:tc>
          <w:tcPr>
            <w:tcW w:w="41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0813CB5F" w14:textId="7E3B3916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STATEMENT PROCESSING</w:t>
            </w:r>
          </w:p>
        </w:tc>
        <w:tc>
          <w:tcPr>
            <w:tcW w:w="323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132837D7" w14:textId="2EFA7A8A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REPLACEMENT</w:t>
            </w:r>
          </w:p>
        </w:tc>
        <w:tc>
          <w:tcPr>
            <w:tcW w:w="567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76C59961" w14:textId="0871F851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Interest Liquidation</w:t>
            </w:r>
          </w:p>
        </w:tc>
        <w:tc>
          <w:tcPr>
            <w:tcW w:w="389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1F303FCA" w14:textId="3467CBF2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Late Payment Fee</w:t>
            </w:r>
          </w:p>
        </w:tc>
        <w:tc>
          <w:tcPr>
            <w:tcW w:w="34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793BBA06" w14:textId="5BB11554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Overlimit Fee</w:t>
            </w:r>
          </w:p>
        </w:tc>
        <w:tc>
          <w:tcPr>
            <w:tcW w:w="165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297E80F6" w14:textId="43FD2B24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Joining Fee</w:t>
            </w:r>
          </w:p>
        </w:tc>
        <w:tc>
          <w:tcPr>
            <w:tcW w:w="406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0BAFEC12" w14:textId="26EA2063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Annual Fee</w:t>
            </w:r>
          </w:p>
        </w:tc>
        <w:tc>
          <w:tcPr>
            <w:tcW w:w="517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147A9B76" w14:textId="004081E3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Limit Enhancement / Increase</w:t>
            </w:r>
          </w:p>
        </w:tc>
        <w:tc>
          <w:tcPr>
            <w:tcW w:w="43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27DAF9DC" w14:textId="401FB625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Billing cycle change</w:t>
            </w:r>
          </w:p>
        </w:tc>
        <w:tc>
          <w:tcPr>
            <w:tcW w:w="525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1FE84017" w14:textId="080F0714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LIMIT DECREASE</w:t>
            </w:r>
          </w:p>
        </w:tc>
        <w:tc>
          <w:tcPr>
            <w:tcW w:w="362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3F8FA9F7" w14:textId="14DDB1A8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REWARD REDEMPTION</w:t>
            </w:r>
          </w:p>
        </w:tc>
        <w:tc>
          <w:tcPr>
            <w:tcW w:w="50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1833C21A" w14:textId="3010DD40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EMI CONVERSION</w:t>
            </w:r>
          </w:p>
        </w:tc>
        <w:tc>
          <w:tcPr>
            <w:tcW w:w="534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00FF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4865D226" w14:textId="2F4D2B68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All Debits (excluding credits due to debit reversals)</w:t>
            </w:r>
          </w:p>
        </w:tc>
        <w:tc>
          <w:tcPr>
            <w:tcW w:w="552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00FF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76F42E7C" w14:textId="72E8D3E2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All Credits (excluding debits due to credit reversals)</w:t>
            </w:r>
          </w:p>
        </w:tc>
        <w:tc>
          <w:tcPr>
            <w:tcW w:w="106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3AE44C64" w14:textId="4CDEFFE5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Replace</w:t>
            </w:r>
          </w:p>
        </w:tc>
        <w:tc>
          <w:tcPr>
            <w:tcW w:w="106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19AD50FB" w14:textId="7D657D8C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Reissue</w:t>
            </w:r>
          </w:p>
        </w:tc>
        <w:tc>
          <w:tcPr>
            <w:tcW w:w="89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154A66C7" w14:textId="426D0195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Renew</w:t>
            </w:r>
          </w:p>
        </w:tc>
        <w:tc>
          <w:tcPr>
            <w:tcW w:w="9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27897107" w:rsidRDefault="13B7EF25" w14:paraId="6C6E8E60" w14:textId="31273787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69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27897107" w:rsidRDefault="13B7EF25" w14:paraId="159403D8" w14:textId="090977B6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</w:tr>
      <w:tr w:rsidR="13B7EF25" w:rsidTr="5615E1E6" w14:paraId="63EFC207">
        <w:trPr>
          <w:trHeight w:val="1170"/>
        </w:trPr>
        <w:tc>
          <w:tcPr>
            <w:tcW w:w="144" w:type="dxa"/>
            <w:tcBorders>
              <w:top w:val="single" w:color="CCCCCC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6448F868" w14:textId="5D5ED606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Sr. No. \Action IDs</w:t>
            </w:r>
          </w:p>
        </w:tc>
        <w:tc>
          <w:tcPr>
            <w:tcW w:w="808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508F56B8" w14:textId="09EEFADE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voucherCode.CARD_CASH_PLACE_HOLD.allowTransactions</w:t>
            </w:r>
          </w:p>
        </w:tc>
        <w:tc>
          <w:tcPr>
            <w:tcW w:w="885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142B041F" w14:textId="5F04E098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voucherCode.CARD_PURCHASE_PLACE_HOLD.allowTransactions</w:t>
            </w:r>
          </w:p>
        </w:tc>
        <w:tc>
          <w:tcPr>
            <w:tcW w:w="530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76F20302" w14:textId="7D3B927D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api.ledger</w:t>
            </w: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.v</w:t>
            </w: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2.creditAndReversalOfCredit</w:t>
            </w:r>
          </w:p>
        </w:tc>
        <w:tc>
          <w:tcPr>
            <w:tcW w:w="510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160EE78F" w14:textId="37FA9979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api.ledger</w:t>
            </w: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.v</w:t>
            </w: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2.debitAndReversalOfDebit</w:t>
            </w:r>
          </w:p>
        </w:tc>
        <w:tc>
          <w:tcPr>
            <w:tcW w:w="41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78E98434" w14:textId="6F787441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statement.generate</w:t>
            </w:r>
          </w:p>
        </w:tc>
        <w:tc>
          <w:tcPr>
            <w:tcW w:w="323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00CCB18D" w14:textId="14E00E30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bundle.issue.formFactor</w:t>
            </w:r>
          </w:p>
        </w:tc>
        <w:tc>
          <w:tcPr>
            <w:tcW w:w="567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4C0DAFBB" w14:textId="520BF3C3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api.aura.interest.app.operations.liquidation</w:t>
            </w:r>
          </w:p>
        </w:tc>
        <w:tc>
          <w:tcPr>
            <w:tcW w:w="389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7351F55B" w14:textId="721A1CAA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charge.latePaymentFee.apply</w:t>
            </w:r>
          </w:p>
        </w:tc>
        <w:tc>
          <w:tcPr>
            <w:tcW w:w="34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15B2B393" w14:textId="6D393E8F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charge.overlimitFee.apply</w:t>
            </w:r>
          </w:p>
        </w:tc>
        <w:tc>
          <w:tcPr>
            <w:tcW w:w="165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48C6D1C4" w14:textId="66D5EFC0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joining</w:t>
            </w:r>
          </w:p>
        </w:tc>
        <w:tc>
          <w:tcPr>
            <w:tcW w:w="406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27FFEF99" w14:textId="3A680121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charge.membershipFees.apply</w:t>
            </w:r>
          </w:p>
        </w:tc>
        <w:tc>
          <w:tcPr>
            <w:tcW w:w="517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EAD1DC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0EA0D7F7" w14:textId="5D2578E7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  <w:t>api.tachyon.ruby.account.limit.increase</w:t>
            </w:r>
          </w:p>
        </w:tc>
        <w:tc>
          <w:tcPr>
            <w:tcW w:w="43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EAD1DC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2E295381" w14:textId="333C160C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  <w:t>api.tachyon.ruby.account.update</w:t>
            </w:r>
          </w:p>
        </w:tc>
        <w:tc>
          <w:tcPr>
            <w:tcW w:w="525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EAD1DC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01E26B98" w14:textId="3B9DAED1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  <w:t>api.tachyon.ruby.account.limit.decrease</w:t>
            </w:r>
          </w:p>
        </w:tc>
        <w:tc>
          <w:tcPr>
            <w:tcW w:w="362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3DF2ECF6" w14:textId="76BDB355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rewards_redeem.create</w:t>
            </w:r>
          </w:p>
        </w:tc>
        <w:tc>
          <w:tcPr>
            <w:tcW w:w="50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EAD1DC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50CF69F0" w14:textId="3959E8DB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  <w:t>api.tachyon.aion.loan.accounts.create</w:t>
            </w:r>
          </w:p>
        </w:tc>
        <w:tc>
          <w:tcPr>
            <w:tcW w:w="534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10C22199" w14:textId="4F1D82B9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api.ledger</w:t>
            </w: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.v</w:t>
            </w: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2.debit</w:t>
            </w:r>
          </w:p>
        </w:tc>
        <w:tc>
          <w:tcPr>
            <w:tcW w:w="552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37135A8E" w14:textId="4960997F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api.ledger</w:t>
            </w: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.v</w:t>
            </w: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2.credit</w:t>
            </w:r>
          </w:p>
        </w:tc>
        <w:tc>
          <w:tcPr>
            <w:tcW w:w="106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27897107" w:rsidRDefault="13B7EF25" w14:paraId="3A246098" w14:textId="5D0F4428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106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27897107" w:rsidRDefault="13B7EF25" w14:paraId="161B2097" w14:textId="547FAEBD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89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27897107" w:rsidRDefault="13B7EF25" w14:paraId="77791036" w14:textId="35E2ADAC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9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0FC8958E" w14:textId="2AA42FF5">
            <w:pPr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Model</w:t>
            </w:r>
          </w:p>
        </w:tc>
        <w:tc>
          <w:tcPr>
            <w:tcW w:w="69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4A51D1EE" w14:textId="6E200498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Code</w:t>
            </w:r>
          </w:p>
        </w:tc>
      </w:tr>
      <w:tr w:rsidR="13B7EF25" w:rsidTr="5615E1E6" w14:paraId="49305C67">
        <w:trPr>
          <w:trHeight w:val="1065"/>
        </w:trPr>
        <w:tc>
          <w:tcPr>
            <w:tcW w:w="144" w:type="dxa"/>
            <w:tcBorders>
              <w:top w:val="single" w:color="CCCCCC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1187E0E1" w14:textId="2DBAD5C5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Sr. No. \ Restriction Code in HDFC zone</w:t>
            </w:r>
          </w:p>
        </w:tc>
        <w:tc>
          <w:tcPr>
            <w:tcW w:w="808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E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693BB7CA" w14:textId="0AB6D198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CARD_CASH_PLACE_HOLD</w:t>
            </w:r>
          </w:p>
        </w:tc>
        <w:tc>
          <w:tcPr>
            <w:tcW w:w="885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E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765FD78C" w14:textId="333CFF85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CARD_PURCHASE_PLACE_HOLD</w:t>
            </w:r>
          </w:p>
        </w:tc>
        <w:tc>
          <w:tcPr>
            <w:tcW w:w="530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E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631F2F11" w14:textId="7F6E3CC2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POSTINGOFCREDITS_REVERSALS</w:t>
            </w:r>
          </w:p>
        </w:tc>
        <w:tc>
          <w:tcPr>
            <w:tcW w:w="510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E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1B273C09" w14:textId="7B57717F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POSTINGOFDEBITS_REVERSALS</w:t>
            </w:r>
          </w:p>
        </w:tc>
        <w:tc>
          <w:tcPr>
            <w:tcW w:w="41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E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2DA51553" w14:textId="783A5D23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STATEMENT_GENERATION_HOLD</w:t>
            </w:r>
          </w:p>
        </w:tc>
        <w:tc>
          <w:tcPr>
            <w:tcW w:w="323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E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7633D575" w14:textId="51A46FC2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CARD_REPLACEMENT</w:t>
            </w:r>
          </w:p>
        </w:tc>
        <w:tc>
          <w:tcPr>
            <w:tcW w:w="567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E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7238E33B" w14:textId="3F4F5BDF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INTEREST_LIQUIDATION</w:t>
            </w:r>
          </w:p>
        </w:tc>
        <w:tc>
          <w:tcPr>
            <w:tcW w:w="389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E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66F17DB4" w14:textId="5E85909A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LATE_PAYMENT_FEE</w:t>
            </w:r>
          </w:p>
        </w:tc>
        <w:tc>
          <w:tcPr>
            <w:tcW w:w="34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E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622373F9" w14:textId="42C9B2B6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OVERLIMIT_FEE</w:t>
            </w:r>
          </w:p>
        </w:tc>
        <w:tc>
          <w:tcPr>
            <w:tcW w:w="165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E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51147A68" w14:textId="46EE4CD9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JOINING_FEE</w:t>
            </w:r>
          </w:p>
        </w:tc>
        <w:tc>
          <w:tcPr>
            <w:tcW w:w="406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EAD1DC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409D75D3" w14:textId="63CCFDEE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  <w:t>ANNUAL_FEE</w:t>
            </w:r>
          </w:p>
        </w:tc>
        <w:tc>
          <w:tcPr>
            <w:tcW w:w="517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EAD1DC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69E0E94C" w14:textId="2F9924DA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  <w:t>LIMIT_INCREASE/LIMIT_ENHANCEMENT</w:t>
            </w:r>
          </w:p>
        </w:tc>
        <w:tc>
          <w:tcPr>
            <w:tcW w:w="43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EAD1DC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7F5343A2" w14:textId="45E8DC4A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  <w:t>BILLING_CYCLE_UPDATE</w:t>
            </w:r>
          </w:p>
        </w:tc>
        <w:tc>
          <w:tcPr>
            <w:tcW w:w="525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E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69E056C5" w14:textId="03F02FF7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LIMIT_DECREASE</w:t>
            </w:r>
          </w:p>
        </w:tc>
        <w:tc>
          <w:tcPr>
            <w:tcW w:w="362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E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3DC0260A" w14:textId="2A06D47D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REWARDS_REDEEM_CREATE</w:t>
            </w:r>
          </w:p>
        </w:tc>
        <w:tc>
          <w:tcPr>
            <w:tcW w:w="50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EAD1DC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19EA2B11" w14:textId="18AA1E65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  <w:t>EMI_CONVERSION</w:t>
            </w:r>
          </w:p>
        </w:tc>
        <w:tc>
          <w:tcPr>
            <w:tcW w:w="534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EAD1DC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6F3A214B" w14:textId="262E4B3A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  <w:t>POSTINGOFDEBITS_WITHOUT_REVERSALS</w:t>
            </w:r>
          </w:p>
        </w:tc>
        <w:tc>
          <w:tcPr>
            <w:tcW w:w="552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EAD1DC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03693B4D" w14:textId="220B547D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980000"/>
                <w:sz w:val="22"/>
                <w:szCs w:val="22"/>
                <w:u w:val="none"/>
              </w:rPr>
              <w:t>POSTINGOFCREDITS_WITHOUT_REVERSALS</w:t>
            </w:r>
          </w:p>
        </w:tc>
        <w:tc>
          <w:tcPr>
            <w:tcW w:w="106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27897107" w:rsidRDefault="13B7EF25" w14:paraId="2CB2AB8F" w14:textId="7067EFD5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106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27897107" w:rsidRDefault="13B7EF25" w14:paraId="5C749CF9" w14:textId="42A9B835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89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27897107" w:rsidRDefault="13B7EF25" w14:paraId="3AE1FE66" w14:textId="26385B95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9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27897107" w:rsidRDefault="13B7EF25" w14:paraId="766A9F64" w14:textId="6D89DCD1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69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27897107" w:rsidRDefault="13B7EF25" w14:paraId="504A43B2" w14:textId="63FA7B8E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</w:tr>
      <w:tr w:rsidR="13B7EF25" w:rsidTr="5615E1E6" w14:paraId="66D20798">
        <w:trPr>
          <w:trHeight w:val="300"/>
        </w:trPr>
        <w:tc>
          <w:tcPr>
            <w:tcW w:w="144" w:type="dxa"/>
            <w:tcBorders>
              <w:top w:val="single" w:color="CCCCCC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287715F2" w14:textId="59238359">
            <w:pPr>
              <w:spacing w:before="0" w:beforeAutospacing="off" w:after="0" w:afterAutospacing="off"/>
              <w:jc w:val="right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26</w:t>
            </w:r>
          </w:p>
        </w:tc>
        <w:tc>
          <w:tcPr>
            <w:tcW w:w="808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6B54C6AC" w14:textId="71FA4586">
            <w:pPr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</w:t>
            </w:r>
          </w:p>
        </w:tc>
        <w:tc>
          <w:tcPr>
            <w:tcW w:w="885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6B055A35" w14:textId="4DA5B6AB">
            <w:pPr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</w:t>
            </w:r>
          </w:p>
        </w:tc>
        <w:tc>
          <w:tcPr>
            <w:tcW w:w="530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27897107" w:rsidRDefault="13B7EF25" w14:paraId="63FB40AA" w14:textId="0206FB77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510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27897107" w:rsidRDefault="13B7EF25" w14:paraId="4A3389DB" w14:textId="34124441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41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22A66FE7" w14:textId="3B5BA85A">
            <w:pPr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</w:t>
            </w:r>
          </w:p>
        </w:tc>
        <w:tc>
          <w:tcPr>
            <w:tcW w:w="323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49427CCF" w14:textId="44019F1C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</w:t>
            </w:r>
          </w:p>
        </w:tc>
        <w:tc>
          <w:tcPr>
            <w:tcW w:w="567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4657E27C" w14:textId="55DA3107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</w:t>
            </w:r>
          </w:p>
        </w:tc>
        <w:tc>
          <w:tcPr>
            <w:tcW w:w="389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4D8778E4" w14:textId="07B8CF75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</w:t>
            </w:r>
          </w:p>
        </w:tc>
        <w:tc>
          <w:tcPr>
            <w:tcW w:w="34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723E5F80" w14:textId="305C1F29">
            <w:pPr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</w:t>
            </w:r>
          </w:p>
        </w:tc>
        <w:tc>
          <w:tcPr>
            <w:tcW w:w="165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423C89B1" w14:textId="5D3D7E16">
            <w:pPr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</w:t>
            </w:r>
          </w:p>
        </w:tc>
        <w:tc>
          <w:tcPr>
            <w:tcW w:w="406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34C40AD8" w14:textId="08F7C032">
            <w:pPr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</w:t>
            </w:r>
          </w:p>
        </w:tc>
        <w:tc>
          <w:tcPr>
            <w:tcW w:w="517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37BACD95" w14:textId="641A8A00">
            <w:pPr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</w:t>
            </w:r>
          </w:p>
        </w:tc>
        <w:tc>
          <w:tcPr>
            <w:tcW w:w="43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09EC5C8D" w14:textId="5F0C2884">
            <w:pPr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</w:t>
            </w:r>
          </w:p>
        </w:tc>
        <w:tc>
          <w:tcPr>
            <w:tcW w:w="525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27897107" w:rsidRDefault="13B7EF25" w14:paraId="7788C35B" w14:textId="15836E64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362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0729CF4A" w14:textId="225602AF">
            <w:pPr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</w:t>
            </w:r>
          </w:p>
        </w:tc>
        <w:tc>
          <w:tcPr>
            <w:tcW w:w="50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4995AC3B" w14:textId="40396067">
            <w:pPr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</w:t>
            </w:r>
          </w:p>
        </w:tc>
        <w:tc>
          <w:tcPr>
            <w:tcW w:w="534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27897107" w:rsidRDefault="13B7EF25" w14:paraId="6DC077AE" w14:textId="48B132C4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552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27897107" w:rsidRDefault="13B7EF25" w14:paraId="66767103" w14:textId="1706D095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106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27897107" w:rsidRDefault="13B7EF25" w14:paraId="4ED2CAD1" w14:textId="571DB79F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106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27897107" w:rsidRDefault="13B7EF25" w14:paraId="0F6A43EF" w14:textId="77DBE306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89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27897107" w:rsidRDefault="13B7EF25" w14:paraId="60F9438B" w14:textId="68C7C490">
            <w:pPr>
              <w:rPr>
                <w:rFonts w:ascii="Nunito" w:hAnsi="Nunito" w:eastAsia="Nunito" w:cs="Nunito"/>
                <w:sz w:val="22"/>
                <w:szCs w:val="22"/>
              </w:rPr>
            </w:pPr>
          </w:p>
        </w:tc>
        <w:tc>
          <w:tcPr>
            <w:tcW w:w="91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68AC7B41" w14:textId="03DF6839">
            <w:pPr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manual</w:t>
            </w:r>
          </w:p>
        </w:tc>
        <w:tc>
          <w:tcPr>
            <w:tcW w:w="69" w:type="dxa"/>
            <w:tcBorders>
              <w:top w:val="single" w:color="CCCCCC" w:sz="4"/>
              <w:left w:val="single" w:color="CCCCCC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3B7EF25" w:rsidP="5615E1E6" w:rsidRDefault="13B7EF25" w14:paraId="35286105" w14:textId="061BFD28">
            <w:pPr>
              <w:spacing w:before="0" w:beforeAutospacing="off" w:after="0" w:afterAutospacing="off"/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615E1E6" w:rsidR="72C84017">
              <w:rPr>
                <w:rFonts w:ascii="Nunito" w:hAnsi="Nunito" w:eastAsia="Nunito" w:cs="Nuni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T1</w:t>
            </w:r>
          </w:p>
        </w:tc>
      </w:tr>
    </w:tbl>
    <w:p w:rsidR="13B7EF25" w:rsidP="27897107" w:rsidRDefault="13B7EF25" w14:paraId="55EDEFF7" w14:textId="39814B9B">
      <w:pPr>
        <w:rPr>
          <w:rFonts w:ascii="Nunito" w:hAnsi="Nunito" w:eastAsia="Nunito" w:cs="Nunito"/>
          <w:sz w:val="22"/>
          <w:szCs w:val="22"/>
        </w:rPr>
      </w:pPr>
    </w:p>
    <w:p w:rsidR="42299633" w:rsidP="42299633" w:rsidRDefault="42299633" w14:paraId="3FE933B0" w14:textId="79F8D59B">
      <w:pPr>
        <w:rPr>
          <w:rFonts w:ascii="Nunito" w:hAnsi="Nunito" w:eastAsia="Nunito" w:cs="Nunito"/>
          <w:sz w:val="22"/>
          <w:szCs w:val="22"/>
        </w:rPr>
      </w:pPr>
    </w:p>
    <w:p w:rsidR="42299633" w:rsidP="42299633" w:rsidRDefault="42299633" w14:paraId="4D85D889" w14:textId="1A122FF4">
      <w:pPr>
        <w:rPr>
          <w:rFonts w:ascii="Nunito" w:hAnsi="Nunito" w:eastAsia="Nunito" w:cs="Nunito"/>
          <w:sz w:val="22"/>
          <w:szCs w:val="22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370"/>
        <w:gridCol w:w="6990"/>
      </w:tblGrid>
      <w:tr w:rsidR="42299633" w:rsidTr="49EEAA5C" w14:paraId="46145451">
        <w:trPr>
          <w:trHeight w:val="300"/>
        </w:trPr>
        <w:tc>
          <w:tcPr>
            <w:tcW w:w="2370" w:type="dxa"/>
            <w:tcMar/>
            <w:vAlign w:val="center"/>
          </w:tcPr>
          <w:p w:rsidR="42299633" w:rsidP="42299633" w:rsidRDefault="42299633" w14:paraId="0BE6BE54" w14:textId="05C38D81">
            <w:pPr>
              <w:bidi w:val="0"/>
              <w:spacing w:before="0" w:beforeAutospacing="off" w:after="0" w:afterAutospacing="off"/>
              <w:jc w:val="center"/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</w:pPr>
            <w:r w:rsidRPr="42299633" w:rsidR="42299633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Use Case</w:t>
            </w:r>
          </w:p>
        </w:tc>
        <w:tc>
          <w:tcPr>
            <w:tcW w:w="6990" w:type="dxa"/>
            <w:tcMar/>
            <w:vAlign w:val="center"/>
          </w:tcPr>
          <w:p w:rsidR="72F07250" w:rsidP="42299633" w:rsidRDefault="72F07250" w14:paraId="5F04711C" w14:textId="3546A33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42299633" w:rsidR="72F07250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Use case line (2-3)</w:t>
            </w:r>
          </w:p>
        </w:tc>
      </w:tr>
      <w:tr w:rsidR="42299633" w:rsidTr="49EEAA5C" w14:paraId="5159D08B">
        <w:trPr>
          <w:trHeight w:val="300"/>
        </w:trPr>
        <w:tc>
          <w:tcPr>
            <w:tcW w:w="2370" w:type="dxa"/>
            <w:tcMar/>
            <w:vAlign w:val="center"/>
          </w:tcPr>
          <w:p w:rsidR="42299633" w:rsidP="42299633" w:rsidRDefault="42299633" w14:paraId="5C1E17E7" w14:textId="3244D545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</w:pPr>
            <w:r w:rsidRPr="42299633" w:rsidR="42299633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Jira ID</w:t>
            </w:r>
          </w:p>
        </w:tc>
        <w:tc>
          <w:tcPr>
            <w:tcW w:w="6990" w:type="dxa"/>
            <w:tcMar/>
            <w:vAlign w:val="center"/>
          </w:tcPr>
          <w:p w:rsidR="42299633" w:rsidP="42299633" w:rsidRDefault="42299633" w14:paraId="295B3861" w14:textId="3D2F7074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2299633" w:rsidR="42299633">
              <w:rPr>
                <w:rFonts w:ascii="Nunito" w:hAnsi="Nunito" w:eastAsia="Nunito" w:cs="Nunito"/>
                <w:sz w:val="22"/>
                <w:szCs w:val="22"/>
              </w:rPr>
              <w:t>[To be created]</w:t>
            </w:r>
          </w:p>
        </w:tc>
      </w:tr>
      <w:tr w:rsidR="42299633" w:rsidTr="49EEAA5C" w14:paraId="0272D59B">
        <w:trPr>
          <w:trHeight w:val="300"/>
        </w:trPr>
        <w:tc>
          <w:tcPr>
            <w:tcW w:w="2370" w:type="dxa"/>
            <w:tcMar/>
            <w:vAlign w:val="center"/>
          </w:tcPr>
          <w:p w:rsidR="42299633" w:rsidP="42299633" w:rsidRDefault="42299633" w14:paraId="6973DB3F" w14:textId="43D3B2A2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</w:pPr>
            <w:r w:rsidRPr="42299633" w:rsidR="42299633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Ask for MVP</w:t>
            </w:r>
          </w:p>
        </w:tc>
        <w:tc>
          <w:tcPr>
            <w:tcW w:w="6990" w:type="dxa"/>
            <w:tcMar/>
            <w:vAlign w:val="center"/>
          </w:tcPr>
          <w:p w:rsidR="42299633" w:rsidP="42299633" w:rsidRDefault="42299633" w14:paraId="3E483A2B" w14:textId="10379188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</w:p>
        </w:tc>
      </w:tr>
      <w:tr w:rsidR="42299633" w:rsidTr="49EEAA5C" w14:paraId="6EAD8368">
        <w:trPr>
          <w:trHeight w:val="300"/>
        </w:trPr>
        <w:tc>
          <w:tcPr>
            <w:tcW w:w="2370" w:type="dxa"/>
            <w:tcMar/>
            <w:vAlign w:val="center"/>
          </w:tcPr>
          <w:p w:rsidR="42299633" w:rsidP="42299633" w:rsidRDefault="42299633" w14:paraId="63258C9F" w14:textId="04DB504B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</w:pPr>
            <w:r w:rsidRPr="42299633" w:rsidR="42299633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User Flow</w:t>
            </w:r>
          </w:p>
        </w:tc>
        <w:tc>
          <w:tcPr>
            <w:tcW w:w="6990" w:type="dxa"/>
            <w:tcMar/>
            <w:vAlign w:val="center"/>
          </w:tcPr>
          <w:p w:rsidR="42299633" w:rsidP="42299633" w:rsidRDefault="42299633" w14:paraId="7C1D1DBF" w14:textId="5E9CDEB9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2299633" w:rsidR="42299633">
              <w:rPr>
                <w:rFonts w:ascii="Nunito" w:hAnsi="Nunito" w:eastAsia="Nunito" w:cs="Nunito"/>
                <w:sz w:val="22"/>
                <w:szCs w:val="22"/>
              </w:rPr>
              <w:t>1.</w:t>
            </w:r>
          </w:p>
          <w:p w:rsidR="606743E3" w:rsidP="42299633" w:rsidRDefault="606743E3" w14:paraId="17708496" w14:textId="20C73617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2299633" w:rsidR="606743E3">
              <w:rPr>
                <w:rFonts w:ascii="Nunito" w:hAnsi="Nunito" w:eastAsia="Nunito" w:cs="Nunito"/>
                <w:sz w:val="22"/>
                <w:szCs w:val="22"/>
              </w:rPr>
              <w:t>2</w:t>
            </w:r>
          </w:p>
          <w:p w:rsidR="606743E3" w:rsidP="42299633" w:rsidRDefault="606743E3" w14:paraId="1751A97C" w14:textId="317BB5DB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2299633" w:rsidR="606743E3">
              <w:rPr>
                <w:rFonts w:ascii="Nunito" w:hAnsi="Nunito" w:eastAsia="Nunito" w:cs="Nunito"/>
                <w:sz w:val="22"/>
                <w:szCs w:val="22"/>
              </w:rPr>
              <w:t>3</w:t>
            </w:r>
          </w:p>
          <w:p w:rsidR="606743E3" w:rsidP="42299633" w:rsidRDefault="606743E3" w14:paraId="36BD7291" w14:textId="3640743D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2299633" w:rsidR="606743E3">
              <w:rPr>
                <w:rFonts w:ascii="Nunito" w:hAnsi="Nunito" w:eastAsia="Nunito" w:cs="Nunito"/>
                <w:sz w:val="22"/>
                <w:szCs w:val="22"/>
              </w:rPr>
              <w:t>4</w:t>
            </w:r>
          </w:p>
          <w:p w:rsidR="42299633" w:rsidP="42299633" w:rsidRDefault="42299633" w14:paraId="5BAEEBD7" w14:textId="1180D664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</w:p>
          <w:p w:rsidR="42299633" w:rsidP="42299633" w:rsidRDefault="42299633" w14:paraId="39F18F44" w14:textId="7BB10ED3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</w:p>
        </w:tc>
      </w:tr>
      <w:tr w:rsidR="42299633" w:rsidTr="49EEAA5C" w14:paraId="1C7B6786">
        <w:trPr>
          <w:trHeight w:val="300"/>
        </w:trPr>
        <w:tc>
          <w:tcPr>
            <w:tcW w:w="2370" w:type="dxa"/>
            <w:tcMar/>
            <w:vAlign w:val="center"/>
          </w:tcPr>
          <w:p w:rsidR="42299633" w:rsidP="42299633" w:rsidRDefault="42299633" w14:paraId="35063B75" w14:textId="5FD58A3B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</w:pPr>
            <w:r w:rsidRPr="42299633" w:rsidR="42299633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User Flow Link</w:t>
            </w:r>
          </w:p>
        </w:tc>
        <w:tc>
          <w:tcPr>
            <w:tcW w:w="6990" w:type="dxa"/>
            <w:tcMar/>
            <w:vAlign w:val="center"/>
          </w:tcPr>
          <w:p w:rsidR="42299633" w:rsidP="42299633" w:rsidRDefault="42299633" w14:paraId="148694DD" w14:textId="34E6BD35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2299633" w:rsidR="42299633">
              <w:rPr>
                <w:rFonts w:ascii="Nunito" w:hAnsi="Nunito" w:eastAsia="Nunito" w:cs="Nunito"/>
                <w:sz w:val="22"/>
                <w:szCs w:val="22"/>
              </w:rPr>
              <w:t>[To be created]</w:t>
            </w:r>
          </w:p>
        </w:tc>
      </w:tr>
      <w:tr w:rsidR="42299633" w:rsidTr="49EEAA5C" w14:paraId="63F5A4E3">
        <w:trPr>
          <w:trHeight w:val="300"/>
        </w:trPr>
        <w:tc>
          <w:tcPr>
            <w:tcW w:w="2370" w:type="dxa"/>
            <w:tcMar/>
            <w:vAlign w:val="center"/>
          </w:tcPr>
          <w:p w:rsidR="42299633" w:rsidP="42299633" w:rsidRDefault="42299633" w14:paraId="5EF167E6" w14:textId="62263551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</w:pPr>
            <w:r w:rsidRPr="42299633" w:rsidR="42299633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Figma</w:t>
            </w:r>
          </w:p>
        </w:tc>
        <w:tc>
          <w:tcPr>
            <w:tcW w:w="6990" w:type="dxa"/>
            <w:tcMar/>
            <w:vAlign w:val="center"/>
          </w:tcPr>
          <w:p w:rsidR="42299633" w:rsidP="42299633" w:rsidRDefault="42299633" w14:paraId="0BE0935C" w14:textId="0A2E1208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2299633" w:rsidR="42299633">
              <w:rPr>
                <w:rFonts w:ascii="Nunito" w:hAnsi="Nunito" w:eastAsia="Nunito" w:cs="Nunito"/>
                <w:sz w:val="22"/>
                <w:szCs w:val="22"/>
              </w:rPr>
              <w:t>[To be created]</w:t>
            </w:r>
          </w:p>
        </w:tc>
      </w:tr>
      <w:tr w:rsidR="42299633" w:rsidTr="49EEAA5C" w14:paraId="08580434">
        <w:trPr>
          <w:trHeight w:val="300"/>
        </w:trPr>
        <w:tc>
          <w:tcPr>
            <w:tcW w:w="2370" w:type="dxa"/>
            <w:tcMar/>
            <w:vAlign w:val="center"/>
          </w:tcPr>
          <w:p w:rsidR="42299633" w:rsidP="42299633" w:rsidRDefault="42299633" w14:paraId="01508190" w14:textId="7005C734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</w:pPr>
            <w:r w:rsidRPr="42299633" w:rsidR="42299633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Prototype Link</w:t>
            </w:r>
          </w:p>
        </w:tc>
        <w:tc>
          <w:tcPr>
            <w:tcW w:w="6990" w:type="dxa"/>
            <w:tcMar/>
            <w:vAlign w:val="center"/>
          </w:tcPr>
          <w:p w:rsidR="42299633" w:rsidP="42299633" w:rsidRDefault="42299633" w14:paraId="4AD67EE2" w14:textId="57196ACC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2299633" w:rsidR="42299633">
              <w:rPr>
                <w:rFonts w:ascii="Nunito" w:hAnsi="Nunito" w:eastAsia="Nunito" w:cs="Nunito"/>
                <w:sz w:val="22"/>
                <w:szCs w:val="22"/>
              </w:rPr>
              <w:t>[To be created]</w:t>
            </w:r>
          </w:p>
        </w:tc>
      </w:tr>
      <w:tr w:rsidR="42299633" w:rsidTr="49EEAA5C" w14:paraId="53E67C8E">
        <w:trPr>
          <w:trHeight w:val="300"/>
        </w:trPr>
        <w:tc>
          <w:tcPr>
            <w:tcW w:w="2370" w:type="dxa"/>
            <w:tcMar/>
            <w:vAlign w:val="center"/>
          </w:tcPr>
          <w:p w:rsidR="42299633" w:rsidP="42299633" w:rsidRDefault="42299633" w14:paraId="7E045A46" w14:textId="15F3604E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</w:pPr>
            <w:r w:rsidRPr="42299633" w:rsidR="42299633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Acceptance Criteria</w:t>
            </w:r>
          </w:p>
        </w:tc>
        <w:tc>
          <w:tcPr>
            <w:tcW w:w="6990" w:type="dxa"/>
            <w:tcMar/>
            <w:vAlign w:val="center"/>
          </w:tcPr>
          <w:p w:rsidR="42299633" w:rsidP="49EEAA5C" w:rsidRDefault="42299633" w14:paraId="1B89990E" w14:textId="19912F4E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9EEAA5C" w:rsidR="11371D95">
              <w:rPr>
                <w:rFonts w:ascii="Nunito" w:hAnsi="Nunito" w:eastAsia="Nunito" w:cs="Nunito"/>
                <w:sz w:val="22"/>
                <w:szCs w:val="22"/>
              </w:rPr>
              <w:t xml:space="preserve"> </w:t>
            </w:r>
          </w:p>
          <w:p w:rsidR="11371D95" w:rsidP="49EEAA5C" w:rsidRDefault="11371D95" w14:paraId="009A688B" w14:textId="6193324E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9EEAA5C" w:rsidR="11371D95">
              <w:rPr>
                <w:rFonts w:ascii="Nunito" w:hAnsi="Nunito" w:eastAsia="Nunito" w:cs="Nunito"/>
                <w:sz w:val="22"/>
                <w:szCs w:val="22"/>
              </w:rPr>
              <w:t xml:space="preserve"> </w:t>
            </w:r>
          </w:p>
          <w:p w:rsidR="11371D95" w:rsidP="49EEAA5C" w:rsidRDefault="11371D95" w14:paraId="22A988CD" w14:textId="666A5662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9EEAA5C" w:rsidR="11371D95">
              <w:rPr>
                <w:rFonts w:ascii="Nunito" w:hAnsi="Nunito" w:eastAsia="Nunito" w:cs="Nunito"/>
                <w:sz w:val="22"/>
                <w:szCs w:val="22"/>
              </w:rPr>
              <w:t xml:space="preserve"> </w:t>
            </w:r>
          </w:p>
          <w:p w:rsidR="11371D95" w:rsidP="49EEAA5C" w:rsidRDefault="11371D95" w14:paraId="0FEDA034" w14:textId="66504651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9EEAA5C" w:rsidR="11371D95">
              <w:rPr>
                <w:rFonts w:ascii="Nunito" w:hAnsi="Nunito" w:eastAsia="Nunito" w:cs="Nunito"/>
                <w:sz w:val="22"/>
                <w:szCs w:val="22"/>
              </w:rPr>
              <w:t xml:space="preserve"> </w:t>
            </w:r>
          </w:p>
          <w:p w:rsidR="11371D95" w:rsidP="49EEAA5C" w:rsidRDefault="11371D95" w14:paraId="33084992" w14:textId="31D9A4FB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9EEAA5C" w:rsidR="11371D95">
              <w:rPr>
                <w:rFonts w:ascii="Nunito" w:hAnsi="Nunito" w:eastAsia="Nunito" w:cs="Nunito"/>
                <w:sz w:val="22"/>
                <w:szCs w:val="22"/>
              </w:rPr>
              <w:t xml:space="preserve"> </w:t>
            </w:r>
          </w:p>
          <w:p w:rsidR="49EEAA5C" w:rsidP="49EEAA5C" w:rsidRDefault="49EEAA5C" w14:paraId="068770E7" w14:textId="7A5FDC72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</w:p>
          <w:p w:rsidR="42299633" w:rsidP="42299633" w:rsidRDefault="42299633" w14:paraId="651E1E53" w14:textId="73191ECC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9EEAA5C" w:rsidR="11371D95">
              <w:rPr>
                <w:rFonts w:ascii="Nunito" w:hAnsi="Nunito" w:eastAsia="Nunito" w:cs="Nunito"/>
                <w:sz w:val="22"/>
                <w:szCs w:val="22"/>
              </w:rPr>
              <w:t xml:space="preserve"> </w:t>
            </w:r>
          </w:p>
        </w:tc>
      </w:tr>
      <w:tr w:rsidR="42299633" w:rsidTr="49EEAA5C" w14:paraId="4EC12EFB">
        <w:trPr>
          <w:trHeight w:val="300"/>
        </w:trPr>
        <w:tc>
          <w:tcPr>
            <w:tcW w:w="2370" w:type="dxa"/>
            <w:tcMar/>
            <w:vAlign w:val="center"/>
          </w:tcPr>
          <w:p w:rsidR="42299633" w:rsidP="42299633" w:rsidRDefault="42299633" w14:paraId="303FB5CE" w14:textId="5CC17A3E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</w:pPr>
            <w:r w:rsidRPr="42299633" w:rsidR="42299633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Solution</w:t>
            </w:r>
          </w:p>
        </w:tc>
        <w:tc>
          <w:tcPr>
            <w:tcW w:w="6990" w:type="dxa"/>
            <w:tcMar/>
            <w:vAlign w:val="center"/>
          </w:tcPr>
          <w:p w:rsidR="42299633" w:rsidP="42299633" w:rsidRDefault="42299633" w14:paraId="7709B83B" w14:textId="68CDDB1B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</w:p>
        </w:tc>
      </w:tr>
      <w:tr w:rsidR="42299633" w:rsidTr="49EEAA5C" w14:paraId="123B3FAD">
        <w:trPr>
          <w:trHeight w:val="300"/>
        </w:trPr>
        <w:tc>
          <w:tcPr>
            <w:tcW w:w="2370" w:type="dxa"/>
            <w:tcMar/>
            <w:vAlign w:val="center"/>
          </w:tcPr>
          <w:p w:rsidR="42299633" w:rsidP="42299633" w:rsidRDefault="42299633" w14:paraId="3BA709BD" w14:textId="38D12926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</w:pPr>
            <w:r w:rsidRPr="42299633" w:rsidR="42299633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Link to Test Cases</w:t>
            </w:r>
          </w:p>
        </w:tc>
        <w:tc>
          <w:tcPr>
            <w:tcW w:w="6990" w:type="dxa"/>
            <w:tcMar/>
            <w:vAlign w:val="center"/>
          </w:tcPr>
          <w:p w:rsidR="42299633" w:rsidP="42299633" w:rsidRDefault="42299633" w14:paraId="0FBF57C2" w14:textId="24FAAA9B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sz w:val="22"/>
                <w:szCs w:val="22"/>
              </w:rPr>
            </w:pPr>
            <w:r w:rsidRPr="42299633" w:rsidR="42299633">
              <w:rPr>
                <w:rFonts w:ascii="Nunito" w:hAnsi="Nunito" w:eastAsia="Nunito" w:cs="Nunito"/>
                <w:sz w:val="22"/>
                <w:szCs w:val="22"/>
              </w:rPr>
              <w:t>[To be created]</w:t>
            </w:r>
          </w:p>
        </w:tc>
      </w:tr>
      <w:tr w:rsidR="42299633" w:rsidTr="49EEAA5C" w14:paraId="2088FDE6">
        <w:trPr>
          <w:trHeight w:val="300"/>
        </w:trPr>
        <w:tc>
          <w:tcPr>
            <w:tcW w:w="2370" w:type="dxa"/>
            <w:tcMar/>
            <w:vAlign w:val="center"/>
          </w:tcPr>
          <w:p w:rsidR="42299633" w:rsidP="42299633" w:rsidRDefault="42299633" w14:paraId="1CE9D341" w14:textId="35B3D181">
            <w:pPr>
              <w:bidi w:val="0"/>
              <w:spacing w:before="0" w:beforeAutospacing="off" w:after="0" w:afterAutospacing="off"/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</w:pPr>
            <w:r w:rsidRPr="42299633" w:rsidR="42299633">
              <w:rPr>
                <w:rFonts w:ascii="Nunito" w:hAnsi="Nunito" w:eastAsia="Nunito" w:cs="Nunito"/>
                <w:b w:val="1"/>
                <w:bCs w:val="1"/>
                <w:sz w:val="22"/>
                <w:szCs w:val="22"/>
              </w:rPr>
              <w:t>Product Owner</w:t>
            </w:r>
          </w:p>
        </w:tc>
        <w:tc>
          <w:tcPr>
            <w:tcW w:w="6990" w:type="dxa"/>
            <w:tcMar/>
            <w:vAlign w:val="center"/>
          </w:tcPr>
          <w:p w:rsidR="64329F4D" w:rsidP="42299633" w:rsidRDefault="64329F4D" w14:paraId="59CA7FD2" w14:textId="5FE5D30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Nunito" w:hAnsi="Nunito" w:eastAsia="Nunito" w:cs="Nunito"/>
                <w:sz w:val="22"/>
                <w:szCs w:val="22"/>
              </w:rPr>
            </w:pPr>
            <w:commentRangeStart w:id="1746261624"/>
            <w:r>
              <w:fldChar w:fldCharType="begin"/>
            </w:r>
            <w:r>
              <w:instrText xml:space="preserve"> HYPERLINK "mailto:prashantsing@zeta.tech"</w:instrText>
            </w:r>
            <w:bookmarkStart w:name="_@_6B85BC1EFFBC45B0923865DCAADA046FZ" w:id="1752125717"/>
            <w:r>
              <w:fldChar w:fldCharType="separate"/>
            </w:r>
            <w:bookmarkEnd w:id="1752125717"/>
            <w:r w:rsidR="42299633">
              <w:rPr>
                <w:rStyle w:val="Mention"/>
                <w:noProof/>
              </w:rPr>
              <w:t>@Prashant Singh</w:t>
            </w:r>
            <w:commentRangeEnd w:id="1746261624"/>
            <w:r>
              <w:rPr>
                <w:rStyle w:val="CommentReference"/>
              </w:rPr>
              <w:commentReference w:id="1746261624"/>
            </w:r>
            <w:r>
              <w:fldChar w:fldCharType="end"/>
            </w:r>
          </w:p>
        </w:tc>
      </w:tr>
    </w:tbl>
    <w:p w:rsidR="42299633" w:rsidP="42299633" w:rsidRDefault="42299633" w14:paraId="3D3CE54E" w14:textId="61E41C15">
      <w:pPr>
        <w:rPr>
          <w:rFonts w:ascii="Nunito" w:hAnsi="Nunito" w:eastAsia="Nunito" w:cs="Nunito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PS" w:author="Prashant Singh" w:date="2025-08-11T18:19:13" w:id="1893742523">
    <w:p xmlns:w14="http://schemas.microsoft.com/office/word/2010/wordml" xmlns:w="http://schemas.openxmlformats.org/wordprocessingml/2006/main" w:rsidR="56CD6E10" w:rsidRDefault="67869F45" w14:paraId="695C1938" w14:textId="647D0FAA">
      <w:pPr>
        <w:pStyle w:val="CommentText"/>
      </w:pPr>
      <w:r>
        <w:rPr>
          <w:rStyle w:val="CommentReference"/>
        </w:rPr>
        <w:annotationRef/>
      </w:r>
      <w:r w:rsidRPr="7362713F" w:rsidR="36910059">
        <w:t>Needs to be discussed</w:t>
      </w:r>
    </w:p>
  </w:comment>
  <w:comment xmlns:w="http://schemas.openxmlformats.org/wordprocessingml/2006/main" w:initials="PS" w:author="Prashant Singh" w:date="2025-08-11T18:53:44" w:id="1019027565">
    <w:p xmlns:w14="http://schemas.microsoft.com/office/word/2010/wordml" xmlns:w="http://schemas.openxmlformats.org/wordprocessingml/2006/main" w:rsidR="612D3A16" w:rsidRDefault="4D395C46" w14:paraId="4EC0F006" w14:textId="16289875">
      <w:pPr>
        <w:pStyle w:val="CommentText"/>
      </w:pPr>
      <w:r>
        <w:rPr>
          <w:rStyle w:val="CommentReference"/>
        </w:rPr>
        <w:annotationRef/>
      </w:r>
      <w:r w:rsidRPr="497207EE" w:rsidR="27016242">
        <w:t>This can be done as part of the change in UI UX itself</w:t>
      </w:r>
    </w:p>
  </w:comment>
  <w:comment xmlns:w="http://schemas.openxmlformats.org/wordprocessingml/2006/main" w:initials="PS" w:author="Prashant Singh" w:date="2025-08-11T18:54:26" w:id="1797668087">
    <w:p xmlns:w14="http://schemas.microsoft.com/office/word/2010/wordml" xmlns:w="http://schemas.openxmlformats.org/wordprocessingml/2006/main" w:rsidR="3C8E3681" w:rsidRDefault="2CABF7F3" w14:paraId="7ACB8CC4" w14:textId="3D88375B">
      <w:pPr>
        <w:pStyle w:val="CommentText"/>
      </w:pPr>
      <w:r>
        <w:rPr>
          <w:rStyle w:val="CommentReference"/>
        </w:rPr>
        <w:annotationRef/>
      </w:r>
      <w:r w:rsidRPr="05334119" w:rsidR="50A2475F">
        <w:t>The SOP needs to be discussed with the Bank</w:t>
      </w:r>
    </w:p>
  </w:comment>
  <w:comment xmlns:w="http://schemas.openxmlformats.org/wordprocessingml/2006/main" w:initials="PS" w:author="Prashant Singh" w:date="2025-08-11T18:55:36" w:id="834290045">
    <w:p xmlns:w14="http://schemas.microsoft.com/office/word/2010/wordml" xmlns:w="http://schemas.openxmlformats.org/wordprocessingml/2006/main" w:rsidR="3C40B5F3" w:rsidRDefault="5F045BF4" w14:paraId="53E5BC93" w14:textId="21AB9886">
      <w:pPr>
        <w:pStyle w:val="CommentText"/>
      </w:pPr>
      <w:r>
        <w:rPr>
          <w:rStyle w:val="CommentReference"/>
        </w:rPr>
        <w:annotationRef/>
      </w:r>
      <w:r w:rsidRPr="3CEDDE8A" w:rsidR="1A1CA4EA">
        <w:t>This needs to be understood if presently exist, if not then need to define the same</w:t>
      </w:r>
    </w:p>
  </w:comment>
  <w:comment xmlns:w="http://schemas.openxmlformats.org/wordprocessingml/2006/main" w:initials="PS" w:author="Prashant Singh" w:date="2025-08-11T18:56:13" w:id="276354755">
    <w:p xmlns:w14="http://schemas.microsoft.com/office/word/2010/wordml" xmlns:w="http://schemas.openxmlformats.org/wordprocessingml/2006/main" w:rsidR="13319385" w:rsidRDefault="011F3C36" w14:paraId="0A5C05F0" w14:textId="6758D4EB">
      <w:pPr>
        <w:pStyle w:val="CommentText"/>
      </w:pPr>
      <w:r>
        <w:rPr>
          <w:rStyle w:val="CommentReference"/>
        </w:rPr>
        <w:annotationRef/>
      </w:r>
      <w:r w:rsidRPr="4B979E59" w:rsidR="5079DD23">
        <w:t>OPEN WITH BANK</w:t>
      </w:r>
    </w:p>
  </w:comment>
  <w:comment xmlns:w="http://schemas.openxmlformats.org/wordprocessingml/2006/main" w:initials="PS" w:author="Prashant Singh" w:date="2025-08-11T18:17:29" w:id="302426485">
    <w:p xmlns:w14="http://schemas.microsoft.com/office/word/2010/wordml" xmlns:w="http://schemas.openxmlformats.org/wordprocessingml/2006/main" w:rsidR="69C6025A" w:rsidRDefault="04AA032B" w14:paraId="59ED82EE" w14:textId="4F571F44">
      <w:pPr>
        <w:pStyle w:val="CommentText"/>
      </w:pPr>
      <w:r>
        <w:rPr>
          <w:rStyle w:val="CommentReference"/>
        </w:rPr>
        <w:annotationRef/>
      </w:r>
      <w:r w:rsidRPr="51A31734" w:rsidR="403A5291">
        <w:t>For self use - will be removed</w:t>
      </w:r>
    </w:p>
  </w:comment>
  <w:comment xmlns:w="http://schemas.openxmlformats.org/wordprocessingml/2006/main" w:initials="PS" w:author="Prashant Singh" w:date="2025-08-12T10:40:31" w:id="781040031">
    <w:p xmlns:w14="http://schemas.microsoft.com/office/word/2010/wordml" xmlns:w="http://schemas.openxmlformats.org/wordprocessingml/2006/main" w:rsidR="6664A5C7" w:rsidRDefault="0CE1717C" w14:paraId="3BA23501" w14:textId="5534157F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"mailto:prashantsing@zeta.tech"</w:instrText>
      </w:r>
      <w:bookmarkStart w:name="_@_B58A6E8C93ED47E99D9C60B6FC9C9C33Z" w:id="1330025455"/>
      <w:r>
        <w:fldChar w:fldCharType="separate"/>
      </w:r>
      <w:bookmarkEnd w:id="1330025455"/>
      <w:r w:rsidRPr="386E467F" w:rsidR="0958AFFD">
        <w:rPr>
          <w:rStyle w:val="Mention"/>
          <w:noProof/>
        </w:rPr>
        <w:t>@Prashant Singh</w:t>
      </w:r>
      <w:r>
        <w:fldChar w:fldCharType="end"/>
      </w:r>
    </w:p>
  </w:comment>
  <w:comment xmlns:w="http://schemas.openxmlformats.org/wordprocessingml/2006/main" w:initials="PS" w:author="Prashant Singh" w:date="2025-08-12T11:00:37" w:id="758996071">
    <w:p xmlns:w14="http://schemas.microsoft.com/office/word/2010/wordml" xmlns:w="http://schemas.openxmlformats.org/wordprocessingml/2006/main" w:rsidR="45152251" w:rsidRDefault="20F1D5BD" w14:paraId="02708DB2" w14:textId="27D26F85">
      <w:pPr>
        <w:pStyle w:val="CommentText"/>
      </w:pPr>
      <w:r>
        <w:rPr>
          <w:rStyle w:val="CommentReference"/>
        </w:rPr>
        <w:annotationRef/>
      </w:r>
      <w:r w:rsidRPr="330A86B1" w:rsidR="4D9BE988">
        <w:t>Reconfirm this with the Bank because opposite of this is mentioned in the email response from Bank</w:t>
      </w:r>
    </w:p>
  </w:comment>
  <w:comment xmlns:w="http://schemas.openxmlformats.org/wordprocessingml/2006/main" w:initials="KR" w:author="Karthik Raman" w:date="2025-08-13T10:25:03" w:id="1804326424">
    <w:p xmlns:w14="http://schemas.microsoft.com/office/word/2010/wordml" xmlns:w="http://schemas.openxmlformats.org/wordprocessingml/2006/main" w:rsidR="628F1A9A" w:rsidRDefault="7D367299" w14:paraId="51820141" w14:textId="590D468D">
      <w:pPr>
        <w:pStyle w:val="CommentText"/>
      </w:pPr>
      <w:r>
        <w:rPr>
          <w:rStyle w:val="CommentReference"/>
        </w:rPr>
        <w:annotationRef/>
      </w:r>
      <w:r w:rsidRPr="63616650" w:rsidR="52AA21C0">
        <w:t>We can check if only sc_admin can remove or even sc_agent can remove.</w:t>
      </w:r>
    </w:p>
  </w:comment>
  <w:comment xmlns:w="http://schemas.openxmlformats.org/wordprocessingml/2006/main" w:initials="PS" w:author="Prashant Singh" w:date="2025-08-14T09:50:51" w:id="132494590">
    <w:p xmlns:w14="http://schemas.microsoft.com/office/word/2010/wordml" xmlns:w="http://schemas.openxmlformats.org/wordprocessingml/2006/main" w:rsidR="434147C0" w:rsidRDefault="39EE890C" w14:paraId="1AAB0EEC" w14:textId="3C57778E">
      <w:pPr>
        <w:pStyle w:val="CommentText"/>
      </w:pPr>
      <w:r>
        <w:rPr>
          <w:rStyle w:val="CommentReference"/>
        </w:rPr>
        <w:annotationRef/>
      </w:r>
      <w:r w:rsidRPr="49EB5328" w:rsidR="26B0A7AD">
        <w:t>Yes this is captured as an open point/next steps - to understand current process for SC removal functionality</w:t>
      </w:r>
    </w:p>
    <w:p xmlns:w14="http://schemas.microsoft.com/office/word/2010/wordml" xmlns:w="http://schemas.openxmlformats.org/wordprocessingml/2006/main" w:rsidR="55087C1E" w:rsidRDefault="251C1E87" w14:paraId="7EE1C4FD" w14:textId="22F1AEA6">
      <w:pPr>
        <w:pStyle w:val="CommentText"/>
      </w:pPr>
    </w:p>
    <w:p xmlns:w14="http://schemas.microsoft.com/office/word/2010/wordml" xmlns:w="http://schemas.openxmlformats.org/wordprocessingml/2006/main" w:rsidR="549144A4" w:rsidRDefault="26AB6ED1" w14:paraId="396BCDBC" w14:textId="46EBF46A">
      <w:pPr>
        <w:pStyle w:val="CommentText"/>
      </w:pPr>
      <w:r w:rsidRPr="6EC13032" w:rsidR="2030F6D8">
        <w:t>Will add this as well</w:t>
      </w:r>
    </w:p>
  </w:comment>
  <w:comment xmlns:w="http://schemas.openxmlformats.org/wordprocessingml/2006/main" w:initials="KR" w:author="Karthik Raman" w:date="2025-08-14T09:54:47" w:id="2099198154">
    <w:p xmlns:w14="http://schemas.microsoft.com/office/word/2010/wordml" xmlns:w="http://schemas.openxmlformats.org/wordprocessingml/2006/main" w:rsidR="53BB16B9" w:rsidRDefault="7FF54EF1" w14:paraId="770FD12D" w14:textId="556C4BF2">
      <w:pPr>
        <w:pStyle w:val="CommentText"/>
      </w:pPr>
      <w:r>
        <w:rPr>
          <w:rStyle w:val="CommentReference"/>
        </w:rPr>
        <w:annotationRef/>
      </w:r>
      <w:r w:rsidRPr="5F866D68" w:rsidR="6DD8D08A">
        <w:t xml:space="preserve">Get this content validated by Swathi and bank's product team (Talat and Chandni) </w:t>
      </w:r>
      <w:r>
        <w:fldChar w:fldCharType="begin"/>
      </w:r>
      <w:r>
        <w:instrText xml:space="preserve"> HYPERLINK "mailto:prashantsing@zeta.tech"</w:instrText>
      </w:r>
      <w:bookmarkStart w:name="_@_B64BFE52EA3F441AB7AA17915A01BB23Z" w:id="1889279365"/>
      <w:r>
        <w:fldChar w:fldCharType="separate"/>
      </w:r>
      <w:bookmarkEnd w:id="1889279365"/>
      <w:r w:rsidRPr="560A4D96" w:rsidR="54686EE6">
        <w:rPr>
          <w:rStyle w:val="Mention"/>
          <w:noProof/>
        </w:rPr>
        <w:t>@Prashant Singh</w:t>
      </w:r>
      <w:r>
        <w:fldChar w:fldCharType="end"/>
      </w:r>
      <w:r w:rsidRPr="6D1B99DF" w:rsidR="4F2D08ED">
        <w:t xml:space="preserve"> </w:t>
      </w:r>
    </w:p>
  </w:comment>
  <w:comment xmlns:w="http://schemas.openxmlformats.org/wordprocessingml/2006/main" w:initials="KR" w:author="Karthik Raman" w:date="2025-08-14T09:55:52" w:id="957397341">
    <w:p xmlns:w14="http://schemas.microsoft.com/office/word/2010/wordml" xmlns:w="http://schemas.openxmlformats.org/wordprocessingml/2006/main" w:rsidR="7C5D133A" w:rsidRDefault="6555898B" w14:paraId="0B33D942" w14:textId="06DA5A40">
      <w:pPr>
        <w:pStyle w:val="CommentText"/>
      </w:pPr>
      <w:r>
        <w:rPr>
          <w:rStyle w:val="CommentReference"/>
        </w:rPr>
        <w:annotationRef/>
      </w:r>
      <w:r w:rsidRPr="287E6564" w:rsidR="6426C78F">
        <w:t xml:space="preserve">explore any Ops impact and how we can leverage any workbench for bulk operations.. </w:t>
      </w:r>
      <w:r>
        <w:fldChar w:fldCharType="begin"/>
      </w:r>
      <w:r>
        <w:instrText xml:space="preserve"> HYPERLINK "mailto:prashantsing@zeta.tech"</w:instrText>
      </w:r>
      <w:bookmarkStart w:name="_@_EB013ABE246541A2A05D6171F972D9C9Z" w:id="1700200786"/>
      <w:r>
        <w:fldChar w:fldCharType="separate"/>
      </w:r>
      <w:bookmarkEnd w:id="1700200786"/>
      <w:r w:rsidRPr="401C9683" w:rsidR="65455B80">
        <w:rPr>
          <w:rStyle w:val="Mention"/>
          <w:noProof/>
        </w:rPr>
        <w:t>@Prashant Singh</w:t>
      </w:r>
      <w:r>
        <w:fldChar w:fldCharType="end"/>
      </w:r>
      <w:r w:rsidRPr="248AF704" w:rsidR="04579F8C">
        <w:t xml:space="preserve"> </w:t>
      </w:r>
    </w:p>
  </w:comment>
  <w:comment xmlns:w="http://schemas.openxmlformats.org/wordprocessingml/2006/main" w:initials="PS" w:author="Prashant Singh" w:date="2025-08-14T09:58:22" w:id="877898273">
    <w:p xmlns:w14="http://schemas.microsoft.com/office/word/2010/wordml" xmlns:w="http://schemas.openxmlformats.org/wordprocessingml/2006/main" w:rsidR="291186D3" w:rsidRDefault="2731B357" w14:paraId="674BAC37" w14:textId="5789E4B3">
      <w:pPr>
        <w:pStyle w:val="CommentText"/>
      </w:pPr>
      <w:r>
        <w:rPr>
          <w:rStyle w:val="CommentReference"/>
        </w:rPr>
        <w:annotationRef/>
      </w:r>
      <w:r w:rsidRPr="2F5A499C" w:rsidR="6C1B4E2E">
        <w:t xml:space="preserve">The content is already provided in the RD for each channel by the Bank </w:t>
      </w:r>
      <w:r>
        <w:fldChar w:fldCharType="begin"/>
      </w:r>
      <w:r>
        <w:instrText xml:space="preserve"> HYPERLINK "mailto:karthikram@zeta.tech"</w:instrText>
      </w:r>
      <w:bookmarkStart w:name="_@_159B8F4FDC054D9EBE72C38662C615B7Z" w:id="1202815242"/>
      <w:r>
        <w:fldChar w:fldCharType="separate"/>
      </w:r>
      <w:bookmarkEnd w:id="1202815242"/>
      <w:r w:rsidRPr="6A038B83" w:rsidR="2558E912">
        <w:rPr>
          <w:rStyle w:val="Mention"/>
          <w:noProof/>
        </w:rPr>
        <w:t>@Karthik Raman</w:t>
      </w:r>
      <w:r>
        <w:fldChar w:fldCharType="end"/>
      </w:r>
      <w:r w:rsidRPr="172F31B1" w:rsidR="6B0BA1B3">
        <w:t xml:space="preserve"> </w:t>
      </w:r>
    </w:p>
    <w:p xmlns:w14="http://schemas.microsoft.com/office/word/2010/wordml" xmlns:w="http://schemas.openxmlformats.org/wordprocessingml/2006/main" w:rsidR="64E787D9" w:rsidRDefault="171DF7FB" w14:paraId="5401C4AD" w14:textId="76A81E0A">
      <w:pPr>
        <w:pStyle w:val="CommentText"/>
      </w:pPr>
    </w:p>
  </w:comment>
  <w:comment xmlns:w="http://schemas.openxmlformats.org/wordprocessingml/2006/main" w:initials="PS" w:author="Prashant Singh" w:date="2025-08-14T09:58:52" w:id="1314223643">
    <w:p xmlns:w14="http://schemas.microsoft.com/office/word/2010/wordml" xmlns:w="http://schemas.openxmlformats.org/wordprocessingml/2006/main" w:rsidR="7B9031FA" w:rsidRDefault="5D424C64" w14:paraId="2B8543AE" w14:textId="5319DCEB">
      <w:pPr>
        <w:pStyle w:val="CommentText"/>
      </w:pPr>
      <w:r>
        <w:rPr>
          <w:rStyle w:val="CommentReference"/>
        </w:rPr>
        <w:annotationRef/>
      </w:r>
      <w:r w:rsidRPr="34DDCB5B" w:rsidR="5B960489">
        <w:t xml:space="preserve">Mentioned under open point to discuss OPS impact </w:t>
      </w:r>
    </w:p>
  </w:comment>
  <w:comment xmlns:w="http://schemas.openxmlformats.org/wordprocessingml/2006/main" w:initials="PS" w:author="Prashant Singh" w:date="2025-08-21T12:25:37" w:id="1324442472">
    <w:p xmlns:w14="http://schemas.microsoft.com/office/word/2010/wordml" xmlns:w="http://schemas.openxmlformats.org/wordprocessingml/2006/main" w:rsidR="4EEAF47B" w:rsidRDefault="55CAFABC" w14:paraId="6C334C3A" w14:textId="548C7E9F">
      <w:pPr>
        <w:pStyle w:val="CommentText"/>
      </w:pPr>
      <w:r>
        <w:rPr>
          <w:rStyle w:val="CommentReference"/>
        </w:rPr>
        <w:annotationRef/>
      </w:r>
      <w:r w:rsidRPr="2D52FA4E" w:rsidR="268E7CBC">
        <w:t>To be whitelisted for Pixel with Chandni/Rakesh</w:t>
      </w:r>
    </w:p>
  </w:comment>
  <w:comment xmlns:w="http://schemas.openxmlformats.org/wordprocessingml/2006/main" w:initials="PS" w:author="Prashant Singh" w:date="2025-08-11T18:34:02" w:id="1746261624">
    <w:p xmlns:w14="http://schemas.microsoft.com/office/word/2010/wordml" xmlns:w="http://schemas.openxmlformats.org/wordprocessingml/2006/main" w:rsidR="3CB8FA55" w:rsidRDefault="0E4908DE" w14:paraId="1CDD63CF" w14:textId="52BF38C0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"mailto:prashantsing@zeta.tech"</w:instrText>
      </w:r>
      <w:bookmarkStart w:name="_@_BE6D473CD40B4A1E938E9824A7C3A72AZ" w:id="1171047371"/>
      <w:r>
        <w:fldChar w:fldCharType="separate"/>
      </w:r>
      <w:bookmarkEnd w:id="1171047371"/>
      <w:r w:rsidRPr="784992AB" w:rsidR="18A0854B">
        <w:rPr>
          <w:rStyle w:val="Mention"/>
          <w:noProof/>
        </w:rPr>
        <w:t>@Prashant Singh</w:t>
      </w:r>
      <w:r>
        <w:fldChar w:fldCharType="end"/>
      </w:r>
    </w:p>
  </w:comment>
  <w:comment xmlns:w="http://schemas.openxmlformats.org/wordprocessingml/2006/main" w:initials="KR" w:author="Karthik Raman" w:date="2025-12-01T10:54:15" w:id="841743774">
    <w:p xmlns:w14="http://schemas.microsoft.com/office/word/2010/wordml" xmlns:w="http://schemas.openxmlformats.org/wordprocessingml/2006/main" w:rsidR="48702B66" w:rsidRDefault="15102CCF" w14:paraId="407E0E79" w14:textId="61AE6D79">
      <w:pPr>
        <w:pStyle w:val="CommentText"/>
      </w:pPr>
      <w:r>
        <w:rPr>
          <w:rStyle w:val="CommentReference"/>
        </w:rPr>
        <w:annotationRef/>
      </w:r>
      <w:r w:rsidRPr="1C188C56" w:rsidR="6E754D64">
        <w:t>we can mention this will effect all products created on tachyon credit SaaS for HDFC.</w:t>
      </w:r>
    </w:p>
  </w:comment>
  <w:comment xmlns:w="http://schemas.openxmlformats.org/wordprocessingml/2006/main" w:initials="KR" w:author="Karthik Raman" w:date="2025-12-01T11:06:00" w:id="499372594">
    <w:p xmlns:w14="http://schemas.microsoft.com/office/word/2010/wordml" xmlns:w="http://schemas.openxmlformats.org/wordprocessingml/2006/main" w:rsidR="41847D72" w:rsidRDefault="3DEE2475" w14:paraId="334E00B6" w14:textId="39B04B8C">
      <w:pPr>
        <w:pStyle w:val="CommentText"/>
      </w:pPr>
      <w:r>
        <w:rPr>
          <w:rStyle w:val="CommentReference"/>
        </w:rPr>
        <w:annotationRef/>
      </w:r>
      <w:r w:rsidRPr="43D9A90A" w:rsidR="44B19168">
        <w:t>Include one time full processing of 5L+ users as a use case.</w:t>
      </w:r>
    </w:p>
  </w:comment>
  <w:comment xmlns:w="http://schemas.openxmlformats.org/wordprocessingml/2006/main" w:initials="SP" w:author="Suryakanta Pradhan" w:date="2026-01-29T12:27:13" w:id="1640306955">
    <w:p xmlns:w14="http://schemas.microsoft.com/office/word/2010/wordml" xmlns:w="http://schemas.openxmlformats.org/wordprocessingml/2006/main" w:rsidR="7945E12D" w:rsidRDefault="085CFA8B" w14:paraId="0E86141F" w14:textId="51832541">
      <w:pPr>
        <w:pStyle w:val="CommentText"/>
      </w:pPr>
      <w:r>
        <w:rPr>
          <w:rStyle w:val="CommentReference"/>
        </w:rPr>
        <w:annotationRef/>
      </w:r>
      <w:r w:rsidRPr="272FA293" w:rsidR="2016CE14">
        <w:t>@Prashant Singh</w:t>
      </w:r>
      <w:r w:rsidRPr="2AE2075C" w:rsidR="67EDC6DA">
        <w:t xml:space="preserve"> Is this card number required to be passed in the message body? If yes, how should the card number be resolved in case of multiple cards?</w:t>
      </w:r>
    </w:p>
  </w:comment>
  <w:comment xmlns:w="http://schemas.openxmlformats.org/wordprocessingml/2006/main" w:initials="PS" w:author="Prashant Singh" w:date="2026-01-30T11:54:08" w:id="984378302">
    <w:p xmlns:w14="http://schemas.microsoft.com/office/word/2010/wordml" xmlns:w="http://schemas.openxmlformats.org/wordprocessingml/2006/main" w:rsidR="322586A8" w:rsidRDefault="1DD996D2" w14:paraId="5E9583CC" w14:textId="243C2418">
      <w:pPr>
        <w:pStyle w:val="CommentText"/>
      </w:pPr>
      <w:r>
        <w:rPr>
          <w:rStyle w:val="CommentReference"/>
        </w:rPr>
        <w:annotationRef/>
      </w:r>
      <w:r w:rsidRPr="0EB5DEA5" w:rsidR="7BD0D757">
        <w:t xml:space="preserve">Yes it's a requirement from the Bank's end - in case of multiple cards we can show the primary card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95C1938"/>
  <w15:commentEx w15:done="0" w15:paraId="4EC0F006"/>
  <w15:commentEx w15:done="0" w15:paraId="7ACB8CC4"/>
  <w15:commentEx w15:done="0" w15:paraId="53E5BC93"/>
  <w15:commentEx w15:done="0" w15:paraId="0A5C05F0"/>
  <w15:commentEx w15:paraId="59ED82EE"/>
  <w15:commentEx w15:done="0" w15:paraId="3BA23501"/>
  <w15:commentEx w15:done="1" w15:paraId="02708DB2"/>
  <w15:commentEx w15:done="0" w15:paraId="51820141"/>
  <w15:commentEx w15:done="0" w15:paraId="396BCDBC" w15:paraIdParent="51820141"/>
  <w15:commentEx w15:done="0" w15:paraId="770FD12D"/>
  <w15:commentEx w15:done="0" w15:paraId="0B33D942"/>
  <w15:commentEx w15:done="0" w15:paraId="5401C4AD" w15:paraIdParent="770FD12D"/>
  <w15:commentEx w15:done="0" w15:paraId="2B8543AE" w15:paraIdParent="0B33D942"/>
  <w15:commentEx w15:done="0" w15:paraId="6C334C3A"/>
  <w15:commentEx w15:paraId="1CDD63CF"/>
  <w15:commentEx w15:done="0" w15:paraId="407E0E79"/>
  <w15:commentEx w15:done="0" w15:paraId="334E00B6"/>
  <w15:commentEx w15:done="0" w15:paraId="0E86141F"/>
  <w15:commentEx w15:done="0" w15:paraId="5E9583CC" w15:paraIdParent="0E86141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31DBA34" w16cex:dateUtc="2025-08-11T12:47:29.319Z"/>
  <w16cex:commentExtensible w16cex:durableId="058F9379" w16cex:dateUtc="2025-08-11T12:49:13.866Z"/>
  <w16cex:commentExtensible w16cex:durableId="7595D612" w16cex:dateUtc="2025-12-01T05:36:00.689Z"/>
  <w16cex:commentExtensible w16cex:durableId="76CF4263" w16cex:dateUtc="2025-12-01T05:24:15.512Z"/>
  <w16cex:commentExtensible w16cex:durableId="70AC7BF2" w16cex:dateUtc="2025-08-11T13:23:44.451Z"/>
  <w16cex:commentExtensible w16cex:durableId="738AA924" w16cex:dateUtc="2025-08-11T13:24:26.298Z"/>
  <w16cex:commentExtensible w16cex:durableId="2BE12E77" w16cex:dateUtc="2025-08-11T13:25:36.398Z"/>
  <w16cex:commentExtensible w16cex:durableId="6DA84102" w16cex:dateUtc="2025-08-11T13:26:13.615Z"/>
  <w16cex:commentExtensible w16cex:durableId="15AFE3DC" w16cex:dateUtc="2025-08-12T05:10:31.218Z"/>
  <w16cex:commentExtensible w16cex:durableId="77A4B50C" w16cex:dateUtc="2025-08-12T05:30:37.626Z"/>
  <w16cex:commentExtensible w16cex:durableId="6360403E" w16cex:dateUtc="2025-08-14T04:20:51.024Z"/>
  <w16cex:commentExtensible w16cex:durableId="1AAD0CA8" w16cex:dateUtc="2025-08-13T04:55:03.675Z"/>
  <w16cex:commentExtensible w16cex:durableId="1CD767E4" w16cex:dateUtc="2025-08-14T04:24:47.404Z"/>
  <w16cex:commentExtensible w16cex:durableId="12FAB184" w16cex:dateUtc="2025-08-14T04:25:52.512Z"/>
  <w16cex:commentExtensible w16cex:durableId="369C8FB7" w16cex:dateUtc="2025-08-14T04:28:22.242Z"/>
  <w16cex:commentExtensible w16cex:durableId="32F14B79" w16cex:dateUtc="2025-08-14T04:28:52.09Z"/>
  <w16cex:commentExtensible w16cex:durableId="3FC82669" w16cex:dateUtc="2025-08-21T06:55:37.79Z"/>
  <w16cex:commentExtensible w16cex:durableId="488923ED" w16cex:dateUtc="2025-08-11T13:04:02.413Z"/>
  <w16cex:commentExtensible w16cex:durableId="60379923" w16cex:dateUtc="2026-01-29T06:57:13.149Z"/>
  <w16cex:commentExtensible w16cex:durableId="020D998F" w16cex:dateUtc="2026-01-30T06:24:08.97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95C1938" w16cid:durableId="058F9379"/>
  <w16cid:commentId w16cid:paraId="4EC0F006" w16cid:durableId="70AC7BF2"/>
  <w16cid:commentId w16cid:paraId="7ACB8CC4" w16cid:durableId="738AA924"/>
  <w16cid:commentId w16cid:paraId="53E5BC93" w16cid:durableId="2BE12E77"/>
  <w16cid:commentId w16cid:paraId="0A5C05F0" w16cid:durableId="6DA84102"/>
  <w16cid:commentId w16cid:paraId="59ED82EE" w16cid:durableId="431DBA34"/>
  <w16cid:commentId w16cid:paraId="3BA23501" w16cid:durableId="15AFE3DC"/>
  <w16cid:commentId w16cid:paraId="02708DB2" w16cid:durableId="77A4B50C"/>
  <w16cid:commentId w16cid:paraId="51820141" w16cid:durableId="1AAD0CA8"/>
  <w16cid:commentId w16cid:paraId="396BCDBC" w16cid:durableId="6360403E"/>
  <w16cid:commentId w16cid:paraId="770FD12D" w16cid:durableId="1CD767E4"/>
  <w16cid:commentId w16cid:paraId="0B33D942" w16cid:durableId="12FAB184"/>
  <w16cid:commentId w16cid:paraId="5401C4AD" w16cid:durableId="369C8FB7"/>
  <w16cid:commentId w16cid:paraId="2B8543AE" w16cid:durableId="32F14B79"/>
  <w16cid:commentId w16cid:paraId="6C334C3A" w16cid:durableId="3FC82669"/>
  <w16cid:commentId w16cid:paraId="1CDD63CF" w16cid:durableId="488923ED"/>
  <w16cid:commentId w16cid:paraId="407E0E79" w16cid:durableId="76CF4263"/>
  <w16cid:commentId w16cid:paraId="334E00B6" w16cid:durableId="7595D612"/>
  <w16cid:commentId w16cid:paraId="0E86141F" w16cid:durableId="60379923"/>
  <w16cid:commentId w16cid:paraId="5E9583CC" w16cid:durableId="020D998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67d234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40483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abba5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db4fe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63c941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f54fb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b114d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d1eda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46d3a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2f40b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59c8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3bcd5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99532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93e17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7dc9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9637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2082e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1d938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22d11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1a307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4e8dd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7661c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a891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e2a7f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7684e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e170f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f947f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688f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749c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5fc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4816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Prashant Singh">
    <w15:presenceInfo w15:providerId="AD" w15:userId="S::prashantsing@zeta.tech::520afe5d-3d8d-46a0-933b-72405cb266ea"/>
  </w15:person>
  <w15:person w15:author="Prashant Singh">
    <w15:presenceInfo w15:providerId="AD" w15:userId="S::prashantsing@zeta.tech::520afe5d-3d8d-46a0-933b-72405cb266ea"/>
  </w15:person>
  <w15:person w15:author="Karthik Raman">
    <w15:presenceInfo w15:providerId="AD" w15:userId="S::karthikram@zeta.tech::21fa237b-c5af-4e21-b9a9-0f725a9cba6f"/>
  </w15:person>
  <w15:person w15:author="Suryakanta Pradhan">
    <w15:presenceInfo w15:providerId="AD" w15:userId="S::suryakantap@zeta.tech::cd4c6ac9-3922-4dcb-a870-a0c7752cba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B84485"/>
    <w:rsid w:val="020BE1DB"/>
    <w:rsid w:val="020BE1DB"/>
    <w:rsid w:val="0253E48C"/>
    <w:rsid w:val="025E105E"/>
    <w:rsid w:val="02972FBA"/>
    <w:rsid w:val="02A317EC"/>
    <w:rsid w:val="0302E925"/>
    <w:rsid w:val="0394E3CD"/>
    <w:rsid w:val="039DE0E2"/>
    <w:rsid w:val="0483368A"/>
    <w:rsid w:val="04FBC148"/>
    <w:rsid w:val="0518E7A8"/>
    <w:rsid w:val="05321F9B"/>
    <w:rsid w:val="053B87FF"/>
    <w:rsid w:val="056B19B1"/>
    <w:rsid w:val="0590D66C"/>
    <w:rsid w:val="05B56C02"/>
    <w:rsid w:val="05BEF179"/>
    <w:rsid w:val="05D58602"/>
    <w:rsid w:val="05E21829"/>
    <w:rsid w:val="0607F81A"/>
    <w:rsid w:val="06D6F887"/>
    <w:rsid w:val="06E02182"/>
    <w:rsid w:val="06EAAF7A"/>
    <w:rsid w:val="06F196CF"/>
    <w:rsid w:val="072F54D0"/>
    <w:rsid w:val="0804AF5F"/>
    <w:rsid w:val="086B3D2F"/>
    <w:rsid w:val="0883F167"/>
    <w:rsid w:val="08A8146F"/>
    <w:rsid w:val="08BA085B"/>
    <w:rsid w:val="09AD2C92"/>
    <w:rsid w:val="09B3AD84"/>
    <w:rsid w:val="0A113D0C"/>
    <w:rsid w:val="0A650904"/>
    <w:rsid w:val="0A94F24D"/>
    <w:rsid w:val="0AAC3789"/>
    <w:rsid w:val="0BBD8042"/>
    <w:rsid w:val="0C30F847"/>
    <w:rsid w:val="0C6188E1"/>
    <w:rsid w:val="0C692897"/>
    <w:rsid w:val="0CF70F1D"/>
    <w:rsid w:val="0E23DEBF"/>
    <w:rsid w:val="0E92BE22"/>
    <w:rsid w:val="0F2672B3"/>
    <w:rsid w:val="0F7F44EA"/>
    <w:rsid w:val="0F9F1BDB"/>
    <w:rsid w:val="0FACC508"/>
    <w:rsid w:val="0FFFB504"/>
    <w:rsid w:val="10055283"/>
    <w:rsid w:val="103F82F8"/>
    <w:rsid w:val="109FC606"/>
    <w:rsid w:val="10A3974D"/>
    <w:rsid w:val="10DCD5EC"/>
    <w:rsid w:val="10E35241"/>
    <w:rsid w:val="10FE2AF6"/>
    <w:rsid w:val="11265253"/>
    <w:rsid w:val="11371D95"/>
    <w:rsid w:val="119E98DB"/>
    <w:rsid w:val="11F27AB3"/>
    <w:rsid w:val="12A31CDC"/>
    <w:rsid w:val="12F05A68"/>
    <w:rsid w:val="1335844E"/>
    <w:rsid w:val="13AC760C"/>
    <w:rsid w:val="13B7EF25"/>
    <w:rsid w:val="14274671"/>
    <w:rsid w:val="143A4A8D"/>
    <w:rsid w:val="1440A3F9"/>
    <w:rsid w:val="14F70C01"/>
    <w:rsid w:val="15083004"/>
    <w:rsid w:val="1526F0B3"/>
    <w:rsid w:val="1549DC9F"/>
    <w:rsid w:val="1574443E"/>
    <w:rsid w:val="157A3F05"/>
    <w:rsid w:val="15A53C37"/>
    <w:rsid w:val="1636C507"/>
    <w:rsid w:val="1665F6C3"/>
    <w:rsid w:val="167031FB"/>
    <w:rsid w:val="16FD6595"/>
    <w:rsid w:val="170665C7"/>
    <w:rsid w:val="1724FAF7"/>
    <w:rsid w:val="175B1A9D"/>
    <w:rsid w:val="175DACA7"/>
    <w:rsid w:val="1779A257"/>
    <w:rsid w:val="1795D11B"/>
    <w:rsid w:val="17A69190"/>
    <w:rsid w:val="17FC9047"/>
    <w:rsid w:val="184015E0"/>
    <w:rsid w:val="18D95AF2"/>
    <w:rsid w:val="18DD7068"/>
    <w:rsid w:val="1909BBE7"/>
    <w:rsid w:val="19235544"/>
    <w:rsid w:val="19252316"/>
    <w:rsid w:val="19549BDC"/>
    <w:rsid w:val="196592B9"/>
    <w:rsid w:val="19969B8E"/>
    <w:rsid w:val="199F1586"/>
    <w:rsid w:val="19F48967"/>
    <w:rsid w:val="1A556E5C"/>
    <w:rsid w:val="1B75ED28"/>
    <w:rsid w:val="1BB14210"/>
    <w:rsid w:val="1C3545D3"/>
    <w:rsid w:val="1C976A61"/>
    <w:rsid w:val="1CD16BF3"/>
    <w:rsid w:val="1D1D489A"/>
    <w:rsid w:val="1D85D623"/>
    <w:rsid w:val="1DF0BB7F"/>
    <w:rsid w:val="1DF47924"/>
    <w:rsid w:val="1E103B42"/>
    <w:rsid w:val="1E103B42"/>
    <w:rsid w:val="1E1BBD9A"/>
    <w:rsid w:val="1E2C923E"/>
    <w:rsid w:val="1EB84485"/>
    <w:rsid w:val="1FADA886"/>
    <w:rsid w:val="1FC01159"/>
    <w:rsid w:val="1FC25398"/>
    <w:rsid w:val="2028F3F2"/>
    <w:rsid w:val="2039D2E1"/>
    <w:rsid w:val="206066D5"/>
    <w:rsid w:val="2081B49E"/>
    <w:rsid w:val="20F46289"/>
    <w:rsid w:val="20FB30D1"/>
    <w:rsid w:val="2128A507"/>
    <w:rsid w:val="214CD2DA"/>
    <w:rsid w:val="2150B251"/>
    <w:rsid w:val="21F51B8F"/>
    <w:rsid w:val="228D1D59"/>
    <w:rsid w:val="22A0BE6D"/>
    <w:rsid w:val="22A0BE6D"/>
    <w:rsid w:val="22E384F5"/>
    <w:rsid w:val="22EFB1EB"/>
    <w:rsid w:val="232BDC15"/>
    <w:rsid w:val="23FABBC9"/>
    <w:rsid w:val="24015D44"/>
    <w:rsid w:val="2401BC67"/>
    <w:rsid w:val="24533A5D"/>
    <w:rsid w:val="250971C9"/>
    <w:rsid w:val="250E1FA8"/>
    <w:rsid w:val="2574E78A"/>
    <w:rsid w:val="25792894"/>
    <w:rsid w:val="25F23E14"/>
    <w:rsid w:val="25FEB2A7"/>
    <w:rsid w:val="25FF35A3"/>
    <w:rsid w:val="2623CD8F"/>
    <w:rsid w:val="264381D1"/>
    <w:rsid w:val="26B156E9"/>
    <w:rsid w:val="27897107"/>
    <w:rsid w:val="27F36F5B"/>
    <w:rsid w:val="2853854D"/>
    <w:rsid w:val="28CB852A"/>
    <w:rsid w:val="29A49F0F"/>
    <w:rsid w:val="29CFACFE"/>
    <w:rsid w:val="29FC7ECF"/>
    <w:rsid w:val="29FC7ECF"/>
    <w:rsid w:val="2A8C37B1"/>
    <w:rsid w:val="2B08C3D7"/>
    <w:rsid w:val="2B2A9ED7"/>
    <w:rsid w:val="2B9DB4BC"/>
    <w:rsid w:val="2BF3B23A"/>
    <w:rsid w:val="2C7A3DDD"/>
    <w:rsid w:val="2C905A7F"/>
    <w:rsid w:val="2D08C3DF"/>
    <w:rsid w:val="2D1AACC3"/>
    <w:rsid w:val="2DAD1C31"/>
    <w:rsid w:val="2E12FCCF"/>
    <w:rsid w:val="2E8F43D7"/>
    <w:rsid w:val="2EC06935"/>
    <w:rsid w:val="2EE75905"/>
    <w:rsid w:val="2EF310C9"/>
    <w:rsid w:val="2F039B08"/>
    <w:rsid w:val="2F4AD603"/>
    <w:rsid w:val="2F657331"/>
    <w:rsid w:val="2F86D69C"/>
    <w:rsid w:val="301D78AB"/>
    <w:rsid w:val="303E289E"/>
    <w:rsid w:val="30454BC9"/>
    <w:rsid w:val="308ADF54"/>
    <w:rsid w:val="30A06C67"/>
    <w:rsid w:val="30D119E5"/>
    <w:rsid w:val="30F23F71"/>
    <w:rsid w:val="312A0905"/>
    <w:rsid w:val="315549EE"/>
    <w:rsid w:val="31BAFB6E"/>
    <w:rsid w:val="31CD6851"/>
    <w:rsid w:val="328282FB"/>
    <w:rsid w:val="32A21AAD"/>
    <w:rsid w:val="32E38E58"/>
    <w:rsid w:val="33B58D55"/>
    <w:rsid w:val="342F84F1"/>
    <w:rsid w:val="350FECF0"/>
    <w:rsid w:val="35402520"/>
    <w:rsid w:val="35E83385"/>
    <w:rsid w:val="36CA93DD"/>
    <w:rsid w:val="37BBE6B4"/>
    <w:rsid w:val="37E93701"/>
    <w:rsid w:val="387806B2"/>
    <w:rsid w:val="391D08A3"/>
    <w:rsid w:val="39499111"/>
    <w:rsid w:val="399FD2A3"/>
    <w:rsid w:val="39EB4789"/>
    <w:rsid w:val="3AAC8FDD"/>
    <w:rsid w:val="3AE03D85"/>
    <w:rsid w:val="3C672848"/>
    <w:rsid w:val="3CBCB101"/>
    <w:rsid w:val="3CC4E64F"/>
    <w:rsid w:val="3D50C199"/>
    <w:rsid w:val="3D50C199"/>
    <w:rsid w:val="3E2464BC"/>
    <w:rsid w:val="3E4243B8"/>
    <w:rsid w:val="3EBF6DBD"/>
    <w:rsid w:val="3EC67A9A"/>
    <w:rsid w:val="3EC67A9A"/>
    <w:rsid w:val="3F31A805"/>
    <w:rsid w:val="3F5CB10F"/>
    <w:rsid w:val="3FF37014"/>
    <w:rsid w:val="405DCF5B"/>
    <w:rsid w:val="405DCF5B"/>
    <w:rsid w:val="40819198"/>
    <w:rsid w:val="411543CD"/>
    <w:rsid w:val="4123932C"/>
    <w:rsid w:val="417164FC"/>
    <w:rsid w:val="419516C4"/>
    <w:rsid w:val="41EB267D"/>
    <w:rsid w:val="420D2CEE"/>
    <w:rsid w:val="42299633"/>
    <w:rsid w:val="42772A62"/>
    <w:rsid w:val="428F5A51"/>
    <w:rsid w:val="42F97874"/>
    <w:rsid w:val="433E65ED"/>
    <w:rsid w:val="43A6C434"/>
    <w:rsid w:val="43B1C4A6"/>
    <w:rsid w:val="4416554A"/>
    <w:rsid w:val="44BF9E5B"/>
    <w:rsid w:val="456827D6"/>
    <w:rsid w:val="4585D396"/>
    <w:rsid w:val="45A8D836"/>
    <w:rsid w:val="45FDECBE"/>
    <w:rsid w:val="463B8A25"/>
    <w:rsid w:val="465A14D9"/>
    <w:rsid w:val="465A14D9"/>
    <w:rsid w:val="468864A1"/>
    <w:rsid w:val="4760C384"/>
    <w:rsid w:val="4777E7D5"/>
    <w:rsid w:val="478F04E9"/>
    <w:rsid w:val="47D8A105"/>
    <w:rsid w:val="483F7B2C"/>
    <w:rsid w:val="483F7B2C"/>
    <w:rsid w:val="4850A8F9"/>
    <w:rsid w:val="486FACCF"/>
    <w:rsid w:val="487D853F"/>
    <w:rsid w:val="4920924D"/>
    <w:rsid w:val="4922BB75"/>
    <w:rsid w:val="49EEAA5C"/>
    <w:rsid w:val="4A349C9D"/>
    <w:rsid w:val="4A3C7054"/>
    <w:rsid w:val="4A44519E"/>
    <w:rsid w:val="4A967CAB"/>
    <w:rsid w:val="4A984538"/>
    <w:rsid w:val="4AA2D625"/>
    <w:rsid w:val="4ADF9909"/>
    <w:rsid w:val="4AEC86C7"/>
    <w:rsid w:val="4B30525D"/>
    <w:rsid w:val="4B9026BC"/>
    <w:rsid w:val="4BF8E8AA"/>
    <w:rsid w:val="4C000D53"/>
    <w:rsid w:val="4C7F7593"/>
    <w:rsid w:val="4E06480A"/>
    <w:rsid w:val="4F05197C"/>
    <w:rsid w:val="4F12644E"/>
    <w:rsid w:val="50304D59"/>
    <w:rsid w:val="50A12353"/>
    <w:rsid w:val="50BDACA9"/>
    <w:rsid w:val="50C51FA6"/>
    <w:rsid w:val="51599BC0"/>
    <w:rsid w:val="516ED757"/>
    <w:rsid w:val="516ED757"/>
    <w:rsid w:val="5217FB9E"/>
    <w:rsid w:val="52D952EC"/>
    <w:rsid w:val="53376DF2"/>
    <w:rsid w:val="53B23C55"/>
    <w:rsid w:val="53EE6B70"/>
    <w:rsid w:val="53F1F084"/>
    <w:rsid w:val="54527A73"/>
    <w:rsid w:val="54AA9B09"/>
    <w:rsid w:val="550228FC"/>
    <w:rsid w:val="55286022"/>
    <w:rsid w:val="552E2303"/>
    <w:rsid w:val="56139AB9"/>
    <w:rsid w:val="5615E1E6"/>
    <w:rsid w:val="561ADBB0"/>
    <w:rsid w:val="565A6FE5"/>
    <w:rsid w:val="56C18837"/>
    <w:rsid w:val="57C93D6F"/>
    <w:rsid w:val="57D74FC9"/>
    <w:rsid w:val="5813E6EA"/>
    <w:rsid w:val="5853A708"/>
    <w:rsid w:val="589A5F4A"/>
    <w:rsid w:val="589A5F4A"/>
    <w:rsid w:val="599121E8"/>
    <w:rsid w:val="59966AAB"/>
    <w:rsid w:val="599E169B"/>
    <w:rsid w:val="599E169B"/>
    <w:rsid w:val="59C6D65E"/>
    <w:rsid w:val="5A90F528"/>
    <w:rsid w:val="5AC6F570"/>
    <w:rsid w:val="5AFB5DBD"/>
    <w:rsid w:val="5B8B7267"/>
    <w:rsid w:val="5B9833AE"/>
    <w:rsid w:val="5BDB6992"/>
    <w:rsid w:val="5BFACB93"/>
    <w:rsid w:val="5BFD1616"/>
    <w:rsid w:val="5C200822"/>
    <w:rsid w:val="5C7385C6"/>
    <w:rsid w:val="5C98754A"/>
    <w:rsid w:val="5D6BED2B"/>
    <w:rsid w:val="5DA15173"/>
    <w:rsid w:val="5E07AEEC"/>
    <w:rsid w:val="5E3237EE"/>
    <w:rsid w:val="5E70FA95"/>
    <w:rsid w:val="5EC9972A"/>
    <w:rsid w:val="5ED138C1"/>
    <w:rsid w:val="600C88AD"/>
    <w:rsid w:val="60237208"/>
    <w:rsid w:val="60378880"/>
    <w:rsid w:val="60625799"/>
    <w:rsid w:val="606743E3"/>
    <w:rsid w:val="60E955B2"/>
    <w:rsid w:val="6152B27C"/>
    <w:rsid w:val="61757122"/>
    <w:rsid w:val="618B16EC"/>
    <w:rsid w:val="61921261"/>
    <w:rsid w:val="620B18AC"/>
    <w:rsid w:val="629183B6"/>
    <w:rsid w:val="6297F29B"/>
    <w:rsid w:val="62E4B48A"/>
    <w:rsid w:val="62E4B48A"/>
    <w:rsid w:val="62EA61E7"/>
    <w:rsid w:val="62FA52A5"/>
    <w:rsid w:val="6385256F"/>
    <w:rsid w:val="63F5CBA8"/>
    <w:rsid w:val="63F645F5"/>
    <w:rsid w:val="642C2629"/>
    <w:rsid w:val="64329F4D"/>
    <w:rsid w:val="64435B7C"/>
    <w:rsid w:val="64AA73AE"/>
    <w:rsid w:val="64B124CF"/>
    <w:rsid w:val="658BA902"/>
    <w:rsid w:val="6652A1D5"/>
    <w:rsid w:val="667CD036"/>
    <w:rsid w:val="669EFA16"/>
    <w:rsid w:val="66A7F442"/>
    <w:rsid w:val="66BDCDD0"/>
    <w:rsid w:val="67236615"/>
    <w:rsid w:val="6740D8C4"/>
    <w:rsid w:val="67F1292D"/>
    <w:rsid w:val="689A5A30"/>
    <w:rsid w:val="68C4DB40"/>
    <w:rsid w:val="68F25448"/>
    <w:rsid w:val="6922CFEE"/>
    <w:rsid w:val="695CE3E2"/>
    <w:rsid w:val="6992D644"/>
    <w:rsid w:val="699C8A94"/>
    <w:rsid w:val="6A9138E5"/>
    <w:rsid w:val="6AD7B884"/>
    <w:rsid w:val="6AED564C"/>
    <w:rsid w:val="6B7CD1D7"/>
    <w:rsid w:val="6BC1C30F"/>
    <w:rsid w:val="6BDAC598"/>
    <w:rsid w:val="6C292DB3"/>
    <w:rsid w:val="6D7995E9"/>
    <w:rsid w:val="6D963C18"/>
    <w:rsid w:val="6E2C9BBF"/>
    <w:rsid w:val="6EE26A3A"/>
    <w:rsid w:val="6F10A299"/>
    <w:rsid w:val="6F396F3A"/>
    <w:rsid w:val="6F6ACBBF"/>
    <w:rsid w:val="6F708435"/>
    <w:rsid w:val="707EC06C"/>
    <w:rsid w:val="70951F66"/>
    <w:rsid w:val="712BF318"/>
    <w:rsid w:val="71CA4488"/>
    <w:rsid w:val="72039E98"/>
    <w:rsid w:val="7266CC92"/>
    <w:rsid w:val="729FB5AB"/>
    <w:rsid w:val="72C84017"/>
    <w:rsid w:val="72F07250"/>
    <w:rsid w:val="730EFEEA"/>
    <w:rsid w:val="73412E19"/>
    <w:rsid w:val="735A1AC2"/>
    <w:rsid w:val="73760CFC"/>
    <w:rsid w:val="73811FC5"/>
    <w:rsid w:val="7427DB3B"/>
    <w:rsid w:val="743BEBAD"/>
    <w:rsid w:val="74ABCCA8"/>
    <w:rsid w:val="750AE3C2"/>
    <w:rsid w:val="765E47A5"/>
    <w:rsid w:val="76663436"/>
    <w:rsid w:val="76D5FA84"/>
    <w:rsid w:val="78424A7E"/>
    <w:rsid w:val="7856560B"/>
    <w:rsid w:val="7872B58B"/>
    <w:rsid w:val="78940204"/>
    <w:rsid w:val="7948A3E7"/>
    <w:rsid w:val="796D2032"/>
    <w:rsid w:val="796D2032"/>
    <w:rsid w:val="79A432A9"/>
    <w:rsid w:val="79B61982"/>
    <w:rsid w:val="7A205941"/>
    <w:rsid w:val="7A8E7260"/>
    <w:rsid w:val="7A918E1C"/>
    <w:rsid w:val="7AADD8BA"/>
    <w:rsid w:val="7AB183CB"/>
    <w:rsid w:val="7B48BCB1"/>
    <w:rsid w:val="7B779F01"/>
    <w:rsid w:val="7B77F9C3"/>
    <w:rsid w:val="7BA1729D"/>
    <w:rsid w:val="7BB780C4"/>
    <w:rsid w:val="7BD7E2F8"/>
    <w:rsid w:val="7C302E02"/>
    <w:rsid w:val="7C46E437"/>
    <w:rsid w:val="7CCA7B3B"/>
    <w:rsid w:val="7EA48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84485"/>
  <w15:chartTrackingRefBased/>
  <w15:docId w15:val="{157E025D-B67C-420A-BCB4-466D046C10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67CD036"/>
    <w:pPr>
      <w:spacing/>
      <w:ind w:left="720"/>
      <w:contextualSpacing/>
    </w:pPr>
  </w:style>
  <w:style w:type="character" w:styleId="Mention" w:default="1">
    <w:uiPriority w:val="99"/>
    <w:name w:val="Mention"/>
    <w:basedOn w:val="DefaultParagraphFont"/>
    <w:unhideWhenUsed/>
    <w:rsid w:val="667CD036"/>
    <w:rPr>
      <w:color w:val="2B579A"/>
    </w:rPr>
  </w:style>
  <w:style w:type="character" w:styleId="Hyperlink">
    <w:uiPriority w:val="99"/>
    <w:name w:val="Hyperlink"/>
    <w:basedOn w:val="DefaultParagraphFont"/>
    <w:unhideWhenUsed/>
    <w:rsid w:val="667CD036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tasks.xml><?xml version="1.0" encoding="utf-8"?>
<t:Tasks xmlns:t="http://schemas.microsoft.com/office/tasks/2019/documenttasks" xmlns:oel="http://schemas.microsoft.com/office/2019/extlst">
  <t:Task id="{82F84C16-230E-420A-860A-5D8DBEF12392}">
    <t:Anchor>
      <t:Comment id="1769245152"/>
    </t:Anchor>
    <t:History>
      <t:Event id="{E3716750-598C-4EE5-B88E-A06FF97CA17C}" time="2025-08-13T04:52:34.841Z">
        <t:Attribution userId="S::karthikram@zeta.tech::21fa237b-c5af-4e21-b9a9-0f725a9cba6f" userProvider="AD" userName="Karthik Raman"/>
        <t:Anchor>
          <t:Comment id="1769245152"/>
        </t:Anchor>
        <t:Create/>
      </t:Event>
      <t:Event id="{70153948-EC94-417F-82AE-36BE9EFCD51F}" time="2025-08-13T04:52:34.841Z">
        <t:Attribution userId="S::karthikram@zeta.tech::21fa237b-c5af-4e21-b9a9-0f725a9cba6f" userProvider="AD" userName="Karthik Raman"/>
        <t:Anchor>
          <t:Comment id="1769245152"/>
        </t:Anchor>
        <t:Assign userId="S::prashantsing@zeta.tech::520afe5d-3d8d-46a0-933b-72405cb266ea" userProvider="AD" userName="Prashant Singh"/>
      </t:Event>
      <t:Event id="{B3778B49-22F2-4DDA-A1DD-3EC3A4377D5A}" time="2025-08-13T04:52:34.841Z">
        <t:Attribution userId="S::karthikram@zeta.tech::21fa237b-c5af-4e21-b9a9-0f725a9cba6f" userProvider="AD" userName="Karthik Raman"/>
        <t:Anchor>
          <t:Comment id="1769245152"/>
        </t:Anchor>
        <t:SetTitle title="there is no process at all. In PRD, let's have positive connotation. Instead of saying &quot;lacks&quot;, we can say Zeta to capture PEP &amp; negative list via Factiva (something similar) cc: @Prashant Singh"/>
      </t:Event>
    </t:History>
  </t:Task>
  <t:Task id="{1C11CF26-23D3-4397-9D1F-1EAAA2884868}">
    <t:Anchor>
      <t:Comment id="483878884"/>
    </t:Anchor>
    <t:History>
      <t:Event id="{12AF9893-1FD6-49B7-84ED-80616AA138EA}" time="2025-08-14T04:24:47.414Z">
        <t:Attribution userId="S::karthikram@zeta.tech::21fa237b-c5af-4e21-b9a9-0f725a9cba6f" userProvider="AD" userName="Karthik Raman"/>
        <t:Anchor>
          <t:Comment id="483878884"/>
        </t:Anchor>
        <t:Create/>
      </t:Event>
      <t:Event id="{80E2F32E-D937-496B-87EB-F1AC4D2BF5B3}" time="2025-08-14T04:24:47.414Z">
        <t:Attribution userId="S::karthikram@zeta.tech::21fa237b-c5af-4e21-b9a9-0f725a9cba6f" userProvider="AD" userName="Karthik Raman"/>
        <t:Anchor>
          <t:Comment id="483878884"/>
        </t:Anchor>
        <t:Assign userId="S::prashantsing@zeta.tech::520afe5d-3d8d-46a0-933b-72405cb266ea" userProvider="AD" userName="Prashant Singh"/>
      </t:Event>
      <t:Event id="{8A365172-3792-47F2-960D-08F71EEAC212}" time="2025-08-14T04:24:47.414Z">
        <t:Attribution userId="S::karthikram@zeta.tech::21fa237b-c5af-4e21-b9a9-0f725a9cba6f" userProvider="AD" userName="Karthik Raman"/>
        <t:Anchor>
          <t:Comment id="483878884"/>
        </t:Anchor>
        <t:SetTitle title="Get this content validated by Swathi and bank's product team (Talat and Chandni) @Prashant Singh"/>
      </t:Event>
    </t:History>
  </t:Task>
  <t:Task id="{8E429C88-2154-4D60-BB78-76300B994E7B}">
    <t:Anchor>
      <t:Comment id="318419332"/>
    </t:Anchor>
    <t:History>
      <t:Event id="{9D17EDC0-A703-4CFD-AD42-618510E38152}" time="2025-08-14T04:25:52.52Z">
        <t:Attribution userId="S::karthikram@zeta.tech::21fa237b-c5af-4e21-b9a9-0f725a9cba6f" userProvider="AD" userName="Karthik Raman"/>
        <t:Anchor>
          <t:Comment id="318419332"/>
        </t:Anchor>
        <t:Create/>
      </t:Event>
      <t:Event id="{A3FBD799-A683-4342-9ECE-C145ED882B6B}" time="2025-08-14T04:25:52.52Z">
        <t:Attribution userId="S::karthikram@zeta.tech::21fa237b-c5af-4e21-b9a9-0f725a9cba6f" userProvider="AD" userName="Karthik Raman"/>
        <t:Anchor>
          <t:Comment id="318419332"/>
        </t:Anchor>
        <t:Assign userId="S::prashantsing@zeta.tech::520afe5d-3d8d-46a0-933b-72405cb266ea" userProvider="AD" userName="Prashant Singh"/>
      </t:Event>
      <t:Event id="{1C7FD112-7619-4CBA-B5CF-0602EF300788}" time="2025-08-14T04:25:52.52Z">
        <t:Attribution userId="S::karthikram@zeta.tech::21fa237b-c5af-4e21-b9a9-0f725a9cba6f" userProvider="AD" userName="Karthik Raman"/>
        <t:Anchor>
          <t:Comment id="318419332"/>
        </t:Anchor>
        <t:SetTitle title="explore any Ops impact and how we can leverage any workbench for bulk operations.. @Prashant Singh"/>
      </t:Event>
    </t:History>
  </t:Task>
  <t:Task id="{D993899D-CD18-4855-925C-D632C1E10D00}">
    <t:Anchor>
      <t:Comment id="1857635557"/>
    </t:Anchor>
    <t:History>
      <t:Event id="{596010BE-C574-4E4E-AC85-6B2692DFD1F2}" time="2025-08-14T04:27:24.97Z">
        <t:Attribution userId="S::karthikram@zeta.tech::21fa237b-c5af-4e21-b9a9-0f725a9cba6f" userProvider="AD" userName="Karthik Raman"/>
        <t:Anchor>
          <t:Comment id="1857635557"/>
        </t:Anchor>
        <t:Create/>
      </t:Event>
      <t:Event id="{FC36CA6F-A3D3-4789-82D2-A25B0DED59CD}" time="2025-08-14T04:27:24.97Z">
        <t:Attribution userId="S::karthikram@zeta.tech::21fa237b-c5af-4e21-b9a9-0f725a9cba6f" userProvider="AD" userName="Karthik Raman"/>
        <t:Anchor>
          <t:Comment id="1857635557"/>
        </t:Anchor>
        <t:Assign userId="S::prashantsing@zeta.tech::520afe5d-3d8d-46a0-933b-72405cb266ea" userProvider="AD" userName="Prashant Singh"/>
      </t:Event>
      <t:Event id="{38893E75-E6AB-4724-91DF-0312FD96215F}" time="2025-08-14T04:27:24.97Z">
        <t:Attribution userId="S::karthikram@zeta.tech::21fa237b-c5af-4e21-b9a9-0f725a9cba6f" userProvider="AD" userName="Karthik Raman"/>
        <t:Anchor>
          <t:Comment id="1857635557"/>
        </t:Anchor>
        <t:SetTitle title="while giving details to PE, mention about exception handling. What happens if certain record processing fails.. @Prashant Singh"/>
      </t:Event>
    </t:History>
  </t:Task>
  <t:Task id="{5478BA7D-2CFE-414C-BE11-7BDF9E7915C8}">
    <t:Anchor>
      <t:Comment id="917950345"/>
    </t:Anchor>
    <t:History>
      <t:Event id="{94B29F1A-0FFB-4695-9CE5-3EE23C96AE55}" time="2025-08-14T04:28:04.907Z">
        <t:Attribution userId="S::karthikram@zeta.tech::21fa237b-c5af-4e21-b9a9-0f725a9cba6f" userProvider="AD" userName="Karthik Raman"/>
        <t:Anchor>
          <t:Comment id="917950345"/>
        </t:Anchor>
        <t:Create/>
      </t:Event>
      <t:Event id="{DD35154A-2003-4CAA-BA03-109E4BEFA576}" time="2025-08-14T04:28:04.907Z">
        <t:Attribution userId="S::karthikram@zeta.tech::21fa237b-c5af-4e21-b9a9-0f725a9cba6f" userProvider="AD" userName="Karthik Raman"/>
        <t:Anchor>
          <t:Comment id="917950345"/>
        </t:Anchor>
        <t:Assign userId="S::prashantsing@zeta.tech::520afe5d-3d8d-46a0-933b-72405cb266ea" userProvider="AD" userName="Prashant Singh"/>
      </t:Event>
      <t:Event id="{96918BA4-8818-4768-B806-60A4B3DFEF6B}" time="2025-08-14T04:28:04.907Z">
        <t:Attribution userId="S::karthikram@zeta.tech::21fa237b-c5af-4e21-b9a9-0f725a9cba6f" userProvider="AD" userName="Karthik Raman"/>
        <t:Anchor>
          <t:Comment id="917950345"/>
        </t:Anchor>
        <t:SetTitle title="we can send comm as soon as T1 is applied na? @Prashant Singh"/>
      </t:Event>
    </t:History>
  </t:Task>
  <t:Task id="{4AEC0AD8-0CA6-4040-AF3F-0E2AADCC96C5}">
    <t:Anchor>
      <t:Comment id="1915535916"/>
    </t:Anchor>
    <t:History>
      <t:Event id="{DADCCD54-CA33-4AFA-9E46-E07ED77D7AD4}" time="2025-08-14T04:28:26.641Z">
        <t:Attribution userId="S::karthikram@zeta.tech::21fa237b-c5af-4e21-b9a9-0f725a9cba6f" userProvider="AD" userName="Karthik Raman"/>
        <t:Anchor>
          <t:Comment id="1915535916"/>
        </t:Anchor>
        <t:Create/>
      </t:Event>
      <t:Event id="{0A758126-F800-4B7D-9A15-5DE6E3E680EF}" time="2025-08-14T04:28:26.641Z">
        <t:Attribution userId="S::karthikram@zeta.tech::21fa237b-c5af-4e21-b9a9-0f725a9cba6f" userProvider="AD" userName="Karthik Raman"/>
        <t:Anchor>
          <t:Comment id="1915535916"/>
        </t:Anchor>
        <t:Assign userId="S::prashantsing@zeta.tech::520afe5d-3d8d-46a0-933b-72405cb266ea" userProvider="AD" userName="Prashant Singh"/>
      </t:Event>
      <t:Event id="{FD2A534B-D268-40F8-9C08-705A1637FC1A}" time="2025-08-14T04:28:26.641Z">
        <t:Attribution userId="S::karthikram@zeta.tech::21fa237b-c5af-4e21-b9a9-0f725a9cba6f" userProvider="AD" userName="Karthik Raman"/>
        <t:Anchor>
          <t:Comment id="1915535916"/>
        </t:Anchor>
        <t:SetTitle title="how? @Prashant Singh"/>
      </t:Event>
    </t:History>
  </t:Task>
  <t:Task id="{769B85CB-757F-4F6E-84AE-A0B8A2CE3CF0}">
    <t:Anchor>
      <t:Comment id="1261356910"/>
    </t:Anchor>
    <t:History>
      <t:Event id="{036CE920-BA96-4070-BA97-25A7FDE5DD0D}" time="2025-08-14T04:29:09.228Z">
        <t:Attribution userId="S::karthikram@zeta.tech::21fa237b-c5af-4e21-b9a9-0f725a9cba6f" userProvider="AD" userName="Karthik Raman"/>
        <t:Anchor>
          <t:Comment id="1261356910"/>
        </t:Anchor>
        <t:Create/>
      </t:Event>
      <t:Event id="{CF1F1279-3F8E-4CC7-9D99-00812231D6B4}" time="2025-08-14T04:29:09.228Z">
        <t:Attribution userId="S::karthikram@zeta.tech::21fa237b-c5af-4e21-b9a9-0f725a9cba6f" userProvider="AD" userName="Karthik Raman"/>
        <t:Anchor>
          <t:Comment id="1261356910"/>
        </t:Anchor>
        <t:Assign userId="S::prashantsing@zeta.tech::520afe5d-3d8d-46a0-933b-72405cb266ea" userProvider="AD" userName="Prashant Singh"/>
      </t:Event>
      <t:Event id="{DCAD54A5-A76E-4102-A73F-393F4E369382}" time="2025-08-14T04:29:09.228Z">
        <t:Attribution userId="S::karthikram@zeta.tech::21fa237b-c5af-4e21-b9a9-0f725a9cba6f" userProvider="AD" userName="Karthik Raman"/>
        <t:Anchor>
          <t:Comment id="1261356910"/>
        </t:Anchor>
        <t:SetTitle title="UI dev in SC would be needed for this. Check this once. @Prashant Singh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6f54126ecc7341ac" /><Relationship Type="http://schemas.microsoft.com/office/2011/relationships/people" Target="people.xml" Id="R969bb6079c8444f9" /><Relationship Type="http://schemas.microsoft.com/office/2011/relationships/commentsExtended" Target="commentsExtended.xml" Id="R583d5f44ad024ecd" /><Relationship Type="http://schemas.microsoft.com/office/2016/09/relationships/commentsIds" Target="commentsIds.xml" Id="R3e0381570182406a" /><Relationship Type="http://schemas.microsoft.com/office/2018/08/relationships/commentsExtensible" Target="commentsExtensible.xml" Id="Rf28f29eed72d4d9a" /><Relationship Type="http://schemas.openxmlformats.org/officeDocument/2006/relationships/numbering" Target="numbering.xml" Id="R4e5196183b994e53" /><Relationship Type="http://schemas.microsoft.com/office/2019/05/relationships/documenttasks" Target="tasks.xml" Id="R4c0b636e436e4875" /><Relationship Type="http://schemas.openxmlformats.org/officeDocument/2006/relationships/hyperlink" Target="https://zetaworld-my.sharepoint.com/:x:/g/personal/prashantsing_zeta_tech/EWZxBeQp2Z9CtJTlM01akhQBTUk8BJpTnirBZJPG3geMvg?e=yLEruD" TargetMode="External" Id="Rcd25333f7ede4513" /><Relationship Type="http://schemas.openxmlformats.org/officeDocument/2006/relationships/hyperlink" Target="https://zetaworld-my.sharepoint.com/:x:/g/personal/prashantsing_zeta_tech/ESDXA-4uV69BmUYadVgf_PwBxMUJMa2_QV8uVWbJXMnFuA?e=vTkBQ3" TargetMode="External" Id="Re83e9a317ea94f6f" /><Relationship Type="http://schemas.openxmlformats.org/officeDocument/2006/relationships/hyperlink" Target="mailto:prashantsing@zeta.tech" TargetMode="External" Id="R9e4061c20dd040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2025-08-11T12:33:31.6518023Z</dcterms:created>
  <dcterms:modified xsi:type="dcterms:W3CDTF">2026-01-30T06:24:10.3506206Z</dcterms:modified>
  <dc:creator>Prashant Singh</dc:creator>
  <lastModifiedBy>Prashant Singh</lastModifiedBy>
</coreProperties>
</file>